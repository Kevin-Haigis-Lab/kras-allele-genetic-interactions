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Doga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01A5AADB" w:rsidR="00E0297D" w:rsidRPr="00AD3BF2" w:rsidRDefault="00FD56C1" w:rsidP="0062388D">
      <w:pPr>
        <w:pStyle w:val="BodyText"/>
      </w:pPr>
      <w:r w:rsidRPr="00AD3BF2">
        <w:rPr>
          <w:vertAlign w:val="superscript"/>
        </w:rPr>
        <w:t>1</w:t>
      </w:r>
      <w:r w:rsidRPr="00AD3BF2">
        <w:t>Department of Cancer Biology, Dana</w:t>
      </w:r>
      <w:ins w:id="4" w:author="Joshua Cook" w:date="2021-02-15T15:00:00Z">
        <w:r w:rsidR="006038EE">
          <w:t>-</w:t>
        </w:r>
      </w:ins>
      <w:del w:id="5" w:author="Joshua Cook" w:date="2021-02-15T15:00:00Z">
        <w:r w:rsidRPr="00AD3BF2" w:rsidDel="006038EE">
          <w:delText xml:space="preserve"> </w:delText>
        </w:r>
      </w:del>
      <w:r w:rsidRPr="00AD3BF2">
        <w:t xml:space="preserve">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6" w:name="section"/>
      <w:bookmarkEnd w:id="6"/>
      <w:r w:rsidR="008E33BA">
        <w:br w:type="page"/>
      </w:r>
    </w:p>
    <w:p w14:paraId="6CF8220A" w14:textId="6DD8644C" w:rsidR="00B1436B" w:rsidRDefault="00B1436B">
      <w:pPr>
        <w:pStyle w:val="Heading1"/>
        <w:rPr>
          <w:ins w:id="7" w:author="Joshua Cook" w:date="2021-02-09T12:06:00Z"/>
        </w:rPr>
        <w:pPrChange w:id="8" w:author="Joshua Cook" w:date="2021-02-09T12:06:00Z">
          <w:pPr>
            <w:pStyle w:val="Abstract"/>
          </w:pPr>
        </w:pPrChange>
      </w:pPr>
      <w:ins w:id="9"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10"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11" w:author="Joshua Cook" w:date="2021-02-09T12:04:00Z">
        <w:r w:rsidR="008C32BD">
          <w:rPr>
            <w:rFonts w:cs="Arial"/>
          </w:rPr>
          <w:t>s</w:t>
        </w:r>
      </w:ins>
      <w:del w:id="12"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3" w:author="Joshua Cook" w:date="2021-02-09T12:04:00Z">
        <w:r w:rsidR="003D2B0D" w:rsidDel="008C32BD">
          <w:rPr>
            <w:rFonts w:cs="Arial"/>
          </w:rPr>
          <w:delText xml:space="preserve">was </w:delText>
        </w:r>
      </w:del>
      <w:ins w:id="14"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5" w:author="Joshua Cook" w:date="2021-02-09T12:05:00Z">
        <w:r w:rsidR="008C32BD">
          <w:rPr>
            <w:rFonts w:cs="Arial"/>
          </w:rPr>
          <w:t>our</w:t>
        </w:r>
      </w:ins>
      <w:del w:id="16" w:author="Joshua Cook" w:date="2021-02-09T12:05:00Z">
        <w:r w:rsidRPr="004A5445" w:rsidDel="008C32BD">
          <w:rPr>
            <w:rFonts w:cs="Arial"/>
          </w:rPr>
          <w:delText>a</w:delText>
        </w:r>
      </w:del>
      <w:r w:rsidRPr="004A5445">
        <w:rPr>
          <w:rFonts w:cs="Arial"/>
        </w:rPr>
        <w:t xml:space="preserve"> genetic analysis reveal</w:t>
      </w:r>
      <w:ins w:id="17" w:author="Joshua Cook" w:date="2021-02-09T12:05:00Z">
        <w:r w:rsidR="008C32BD">
          <w:rPr>
            <w:rFonts w:cs="Arial"/>
          </w:rPr>
          <w:t>s</w:t>
        </w:r>
      </w:ins>
      <w:del w:id="18"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9" w:author="Joshua Cook" w:date="2021-02-09T12:05:00Z">
        <w:r w:rsidRPr="004A5445" w:rsidDel="008C32BD">
          <w:rPr>
            <w:rFonts w:cs="Arial"/>
          </w:rPr>
          <w:delText xml:space="preserve">was </w:delText>
        </w:r>
      </w:del>
      <w:ins w:id="20"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21" w:author="Joshua Cook" w:date="2021-02-09T12:05:00Z">
        <w:r w:rsidR="008C32BD">
          <w:rPr>
            <w:rFonts w:cs="Arial"/>
          </w:rPr>
          <w:t>y</w:t>
        </w:r>
      </w:ins>
      <w:del w:id="22"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3" w:name="section-1"/>
      <w:bookmarkEnd w:id="23"/>
      <w:r w:rsidR="008E33BA">
        <w:br w:type="page"/>
      </w:r>
    </w:p>
    <w:p w14:paraId="45C3F964" w14:textId="5E76C872" w:rsidR="00B1436B" w:rsidRDefault="00B1436B">
      <w:pPr>
        <w:pStyle w:val="Heading1"/>
        <w:rPr>
          <w:ins w:id="24" w:author="Joshua Cook" w:date="2021-02-09T12:06:00Z"/>
        </w:rPr>
        <w:pPrChange w:id="25" w:author="Joshua Cook" w:date="2021-02-09T12:06:00Z">
          <w:pPr>
            <w:pStyle w:val="BodyText"/>
          </w:pPr>
        </w:pPrChange>
      </w:pPr>
      <w:ins w:id="26"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EndPr/>
        <w:sdtContent>
          <w:ins w:id="27" w:author="Joshua Cook" w:date="2021-02-11T23:22:00Z">
            <w:r w:rsidR="006E7FBF" w:rsidRPr="006E7FBF">
              <w:rPr>
                <w:color w:val="000000"/>
                <w:vertAlign w:val="superscript"/>
              </w:rPr>
              <w:t>1,2</w:t>
            </w:r>
          </w:ins>
          <w:del w:id="28"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EndPr/>
        <w:sdtContent>
          <w:ins w:id="29" w:author="Joshua Cook" w:date="2021-02-11T23:22:00Z">
            <w:r w:rsidR="006E7FBF" w:rsidRPr="006E7FBF">
              <w:rPr>
                <w:color w:val="000000"/>
                <w:vertAlign w:val="superscript"/>
              </w:rPr>
              <w:t>3,4</w:t>
            </w:r>
          </w:ins>
          <w:del w:id="30"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EndPr/>
        <w:sdtContent>
          <w:ins w:id="31" w:author="Joshua Cook" w:date="2021-02-11T23:22:00Z">
            <w:r w:rsidR="006E7FBF" w:rsidRPr="006E7FBF">
              <w:rPr>
                <w:color w:val="000000"/>
                <w:vertAlign w:val="superscript"/>
              </w:rPr>
              <w:t>1</w:t>
            </w:r>
          </w:ins>
          <w:del w:id="32"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EndPr/>
        <w:sdtContent>
          <w:ins w:id="33" w:author="Joshua Cook" w:date="2021-02-11T23:22:00Z">
            <w:r w:rsidR="006E7FBF" w:rsidRPr="006E7FBF">
              <w:rPr>
                <w:iCs/>
                <w:color w:val="000000"/>
                <w:vertAlign w:val="superscript"/>
              </w:rPr>
              <w:t>5</w:t>
            </w:r>
          </w:ins>
          <w:del w:id="34"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EndPr/>
        <w:sdtContent>
          <w:ins w:id="35" w:author="Joshua Cook" w:date="2021-02-11T23:22:00Z">
            <w:r w:rsidR="006E7FBF" w:rsidRPr="006E7FBF">
              <w:rPr>
                <w:color w:val="000000"/>
                <w:vertAlign w:val="superscript"/>
              </w:rPr>
              <w:t>6</w:t>
            </w:r>
          </w:ins>
          <w:del w:id="36"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EndPr/>
        <w:sdtContent>
          <w:ins w:id="37" w:author="Joshua Cook" w:date="2021-02-11T23:22:00Z">
            <w:r w:rsidR="006E7FBF" w:rsidRPr="006E7FBF">
              <w:rPr>
                <w:color w:val="000000"/>
                <w:vertAlign w:val="superscript"/>
              </w:rPr>
              <w:t>7</w:t>
            </w:r>
          </w:ins>
          <w:del w:id="38"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EndPr/>
        <w:sdtContent>
          <w:ins w:id="39" w:author="Joshua Cook" w:date="2021-02-11T23:22:00Z">
            <w:r w:rsidR="006E7FBF" w:rsidRPr="006E7FBF">
              <w:rPr>
                <w:color w:val="000000"/>
                <w:vertAlign w:val="superscript"/>
              </w:rPr>
              <w:t>8,9</w:t>
            </w:r>
          </w:ins>
          <w:del w:id="40"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EndPr/>
        <w:sdtContent>
          <w:ins w:id="41" w:author="Joshua Cook" w:date="2021-02-11T23:22:00Z">
            <w:r w:rsidR="006E7FBF" w:rsidRPr="006E7FBF">
              <w:rPr>
                <w:color w:val="000000"/>
                <w:vertAlign w:val="superscript"/>
              </w:rPr>
              <w:t>4,10–12</w:t>
            </w:r>
          </w:ins>
          <w:del w:id="42"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EndPr/>
        <w:sdtContent>
          <w:ins w:id="43" w:author="Joshua Cook" w:date="2021-02-11T23:22:00Z">
            <w:r w:rsidR="006E7FBF" w:rsidRPr="006E7FBF">
              <w:rPr>
                <w:color w:val="000000"/>
                <w:vertAlign w:val="superscript"/>
              </w:rPr>
              <w:t>4,8,13–20</w:t>
            </w:r>
          </w:ins>
          <w:del w:id="44"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EndPr/>
        <w:sdtContent>
          <w:ins w:id="45" w:author="Joshua Cook" w:date="2021-02-11T23:22:00Z">
            <w:r w:rsidR="006E7FBF" w:rsidRPr="006E7FBF">
              <w:rPr>
                <w:color w:val="000000"/>
                <w:vertAlign w:val="superscript"/>
              </w:rPr>
              <w:t>3,6</w:t>
            </w:r>
          </w:ins>
          <w:del w:id="46"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EndPr/>
        <w:sdtContent>
          <w:ins w:id="47" w:author="Joshua Cook" w:date="2021-02-11T23:22:00Z">
            <w:r w:rsidR="006E7FBF" w:rsidRPr="006E7FBF">
              <w:rPr>
                <w:color w:val="000000"/>
                <w:vertAlign w:val="superscript"/>
              </w:rPr>
              <w:t>21</w:t>
            </w:r>
          </w:ins>
          <w:del w:id="48"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EndPr/>
        <w:sdtContent>
          <w:ins w:id="49" w:author="Joshua Cook" w:date="2021-02-11T23:22:00Z">
            <w:r w:rsidR="006E7FBF" w:rsidRPr="006E7FBF">
              <w:rPr>
                <w:color w:val="000000"/>
                <w:vertAlign w:val="superscript"/>
              </w:rPr>
              <w:t>22–24</w:t>
            </w:r>
          </w:ins>
          <w:del w:id="50"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EndPr/>
        <w:sdtContent>
          <w:ins w:id="51" w:author="Joshua Cook" w:date="2021-02-11T23:22:00Z">
            <w:r w:rsidR="006E7FBF" w:rsidRPr="006E7FBF">
              <w:rPr>
                <w:color w:val="000000"/>
                <w:vertAlign w:val="superscript"/>
              </w:rPr>
              <w:t>25</w:t>
            </w:r>
          </w:ins>
          <w:del w:id="52"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3" w:name="results"/>
      <w:r w:rsidRPr="002B1889">
        <w:rPr>
          <w:rFonts w:cs="Arial"/>
        </w:rPr>
        <w:t>Results</w:t>
      </w:r>
      <w:bookmarkEnd w:id="53"/>
    </w:p>
    <w:p w14:paraId="2F851BE4" w14:textId="77777777" w:rsidR="00E0297D" w:rsidRDefault="00FD56C1" w:rsidP="007C292B">
      <w:pPr>
        <w:pStyle w:val="Heading2"/>
      </w:pPr>
      <w:bookmarkStart w:id="54" w:name="X7c90b2226103abe9a08bb000b049c924f8e8f36"/>
      <w:r>
        <w:rPr>
          <w:i/>
        </w:rPr>
        <w:t>KRAS</w:t>
      </w:r>
      <w:r>
        <w:t xml:space="preserve"> alleles are non-uniformly distributed across cancers.</w:t>
      </w:r>
      <w:bookmarkEnd w:id="54"/>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5" w:author="Joshua Cook" w:date="2021-02-10T10:22:00Z">
        <w:r w:rsidDel="00045C63">
          <w:delText>Table</w:delText>
        </w:r>
      </w:del>
      <w:ins w:id="56" w:author="Joshua Cook" w:date="2021-02-10T10:21:00Z">
        <w:r w:rsidR="00045C63">
          <w:t>Data</w:t>
        </w:r>
      </w:ins>
      <w:del w:id="57"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8" w:author="Joshua Cook" w:date="2021-02-11T22:09:00Z">
        <w:r w:rsidR="00FD56C1" w:rsidDel="00D14579">
          <w:delText>:</w:delText>
        </w:r>
      </w:del>
      <w:r w:rsidR="00114488">
        <w:t>”</w:t>
      </w:r>
      <w:r w:rsidR="00FD56C1">
        <w:t xml:space="preserve"> codons</w:t>
      </w:r>
      <w:ins w:id="59" w:author="Joshua Cook" w:date="2021-02-11T22:09:00Z">
        <w:r w:rsidR="00D14579">
          <w:t>:</w:t>
        </w:r>
      </w:ins>
      <w:r w:rsidR="00FD56C1">
        <w:t xml:space="preserve"> 12, 13, 61, and 146 (</w:t>
      </w:r>
      <w:r>
        <w:t xml:space="preserve">Fig. 1b, </w:t>
      </w:r>
      <w:r w:rsidR="00FD56C1">
        <w:t xml:space="preserve">Supplementary </w:t>
      </w:r>
      <w:del w:id="60" w:author="Joshua Cook" w:date="2021-02-10T10:22:00Z">
        <w:r w:rsidR="00FD56C1" w:rsidDel="00045C63">
          <w:delText>Table</w:delText>
        </w:r>
      </w:del>
      <w:ins w:id="61"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2" w:name="Xb6249c3546c95db6d651da04755e4937cc665f6"/>
      <w:r>
        <w:t xml:space="preserve">The </w:t>
      </w:r>
      <w:r>
        <w:rPr>
          <w:i/>
        </w:rPr>
        <w:t>KRAS</w:t>
      </w:r>
      <w:r>
        <w:t xml:space="preserve"> alleles have different mutagenic origins.</w:t>
      </w:r>
      <w:bookmarkEnd w:id="62"/>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EndPr/>
        <w:sdtContent>
          <w:ins w:id="63" w:author="Joshua Cook" w:date="2021-02-11T23:22:00Z">
            <w:r w:rsidR="006E7FBF" w:rsidRPr="006E7FBF">
              <w:rPr>
                <w:color w:val="000000"/>
                <w:vertAlign w:val="superscript"/>
              </w:rPr>
              <w:t>26</w:t>
            </w:r>
          </w:ins>
          <w:del w:id="64" w:author="Joshua Cook" w:date="2021-02-11T22:28:00Z">
            <w:r w:rsidR="00D14579" w:rsidRPr="006E7FBF" w:rsidDel="0022220F">
              <w:rPr>
                <w:color w:val="000000"/>
                <w:vertAlign w:val="superscript"/>
              </w:rPr>
              <w:delText>26</w:delText>
            </w:r>
          </w:del>
        </w:sdtContent>
      </w:sdt>
      <w:r>
        <w:t xml:space="preserve"> (Supplementary </w:t>
      </w:r>
      <w:del w:id="65" w:author="Joshua Cook" w:date="2021-02-10T10:21:00Z">
        <w:r w:rsidDel="00045C63">
          <w:delText>Table</w:delText>
        </w:r>
      </w:del>
      <w:ins w:id="66" w:author="Joshua Cook" w:date="2021-02-10T10:21:00Z">
        <w:r w:rsidR="00045C63">
          <w:t>Data</w:t>
        </w:r>
      </w:ins>
      <w:del w:id="67"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Alexandrov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EndPr/>
        <w:sdtContent>
          <w:ins w:id="68" w:author="Joshua Cook" w:date="2021-02-11T23:22:00Z">
            <w:r w:rsidR="006E7FBF" w:rsidRPr="006E7FBF">
              <w:rPr>
                <w:color w:val="000000"/>
                <w:vertAlign w:val="superscript"/>
              </w:rPr>
              <w:t>27</w:t>
            </w:r>
          </w:ins>
          <w:del w:id="69"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EndPr/>
        <w:sdtContent>
          <w:ins w:id="70" w:author="Joshua Cook" w:date="2021-02-11T23:22:00Z">
            <w:r w:rsidR="006E7FBF" w:rsidRPr="006E7FBF">
              <w:rPr>
                <w:color w:val="000000"/>
                <w:vertAlign w:val="superscript"/>
              </w:rPr>
              <w:t>28</w:t>
            </w:r>
          </w:ins>
          <w:del w:id="71"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EndPr/>
        <w:sdtContent>
          <w:ins w:id="72" w:author="Joshua Cook" w:date="2021-02-11T23:22:00Z">
            <w:r w:rsidR="006E7FBF" w:rsidRPr="006E7FBF">
              <w:rPr>
                <w:color w:val="000000"/>
                <w:vertAlign w:val="superscript"/>
              </w:rPr>
              <w:t>29,30</w:t>
            </w:r>
          </w:ins>
          <w:del w:id="73"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EndPr/>
        <w:sdtContent>
          <w:ins w:id="74" w:author="Joshua Cook" w:date="2021-02-11T23:22:00Z">
            <w:r w:rsidR="006E7FBF" w:rsidRPr="006E7FBF">
              <w:rPr>
                <w:color w:val="000000"/>
                <w:vertAlign w:val="superscript"/>
              </w:rPr>
              <w:t>29</w:t>
            </w:r>
          </w:ins>
          <w:del w:id="75"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EndPr/>
        <w:sdtContent>
          <w:ins w:id="76" w:author="Joshua Cook" w:date="2021-02-11T23:22:00Z">
            <w:r w:rsidR="006E7FBF" w:rsidRPr="006E7FBF">
              <w:rPr>
                <w:color w:val="000000"/>
                <w:vertAlign w:val="superscript"/>
              </w:rPr>
              <w:t>26,31,32</w:t>
            </w:r>
          </w:ins>
          <w:del w:id="77"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EndPr/>
        <w:sdtContent>
          <w:ins w:id="78" w:author="Joshua Cook" w:date="2021-02-11T23:22:00Z">
            <w:r w:rsidR="006E7FBF" w:rsidRPr="006E7FBF">
              <w:rPr>
                <w:color w:val="000000"/>
                <w:vertAlign w:val="superscript"/>
              </w:rPr>
              <w:t>33</w:t>
            </w:r>
          </w:ins>
          <w:del w:id="79"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80"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80"/>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81" w:author="Park, Peter" w:date="2021-02-13T22:23:00Z">
        <w:r w:rsidR="00941CD2">
          <w:t xml:space="preserve"> </w:t>
        </w:r>
      </w:ins>
      <w:del w:id="82" w:author="Joshua Cook" w:date="2021-02-10T10:21:00Z">
        <w:r w:rsidDel="00045C63">
          <w:delText xml:space="preserve"> Table</w:delText>
        </w:r>
      </w:del>
      <w:ins w:id="83"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4" w:author="Joshua Cook" w:date="2021-02-10T10:21:00Z">
        <w:r w:rsidR="0091198C" w:rsidDel="00045C63">
          <w:delText>Table</w:delText>
        </w:r>
      </w:del>
      <w:ins w:id="85" w:author="Joshua Cook" w:date="2021-02-10T10:21:00Z">
        <w:r w:rsidR="00045C63">
          <w:t>Data</w:t>
        </w:r>
      </w:ins>
      <w:r w:rsidR="0091198C">
        <w:t xml:space="preserve"> 6)</w:t>
      </w:r>
      <w:r>
        <w:t xml:space="preserve">. </w:t>
      </w:r>
    </w:p>
    <w:p w14:paraId="007A1EC2" w14:textId="54BF76A4"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6" w:author="Joshua Cook" w:date="2021-02-11T22:15:00Z">
        <w:r w:rsidDel="00DB7A43">
          <w:delText>Chi</w:delText>
        </w:r>
      </w:del>
      <w:ins w:id="87" w:author="Joshua Cook" w:date="2021-02-11T22:15:00Z">
        <w:r w:rsidR="00DB7A43" w:rsidRPr="00933985">
          <w:rPr>
            <w:i/>
            <w:iCs/>
            <w:rPrChange w:id="88" w:author="Joshua Cook" w:date="2021-02-15T13:42:00Z">
              <w:rPr/>
            </w:rPrChange>
          </w:rPr>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9"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90" w:author="Joshua Cook" w:date="2021-02-10T10:21:00Z">
        <w:r w:rsidR="00FD56C1" w:rsidDel="00045C63">
          <w:delText>Table</w:delText>
        </w:r>
      </w:del>
      <w:ins w:id="91"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92"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3" w:author="Joshua Cook" w:date="2021-02-11T22:24:00Z">
        <w:r w:rsidR="00FD56C1" w:rsidDel="0022220F">
          <w:delText>PAAD</w:delText>
        </w:r>
      </w:del>
      <w:ins w:id="94"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5"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EndPr/>
        <w:sdtContent>
          <w:ins w:id="96" w:author="Joshua Cook" w:date="2021-02-11T23:22:00Z">
            <w:r w:rsidR="006E7FBF" w:rsidRPr="006E7FBF">
              <w:rPr>
                <w:color w:val="000000"/>
                <w:vertAlign w:val="superscript"/>
              </w:rPr>
              <w:t>4</w:t>
            </w:r>
          </w:ins>
          <w:del w:id="97"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8"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9" w:name="X670d48590497755420eb7ade7f0d07d38957bb7"/>
      <w:r>
        <w:t xml:space="preserve">The </w:t>
      </w:r>
      <w:r>
        <w:rPr>
          <w:i/>
        </w:rPr>
        <w:t>KRAS</w:t>
      </w:r>
      <w:r>
        <w:t xml:space="preserve"> alleles have distinct comutation networks.</w:t>
      </w:r>
      <w:bookmarkEnd w:id="99"/>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-induced hyperactivation of the Wnt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EndPr/>
        <w:sdtContent>
          <w:ins w:id="100" w:author="Joshua Cook" w:date="2021-02-11T23:22:00Z">
            <w:r w:rsidR="006E7FBF" w:rsidRPr="006E7FBF">
              <w:rPr>
                <w:color w:val="000000"/>
                <w:vertAlign w:val="superscript"/>
              </w:rPr>
              <w:t>34</w:t>
            </w:r>
          </w:ins>
          <w:del w:id="101"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EndPr/>
        <w:sdtContent>
          <w:ins w:id="102" w:author="Joshua Cook" w:date="2021-02-11T23:22:00Z">
            <w:r w:rsidR="006E7FBF" w:rsidRPr="006E7FBF">
              <w:rPr>
                <w:color w:val="000000"/>
                <w:vertAlign w:val="superscript"/>
              </w:rPr>
              <w:t>35,36</w:t>
            </w:r>
          </w:ins>
          <w:del w:id="103"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Leiserson </w:t>
      </w:r>
      <w:r>
        <w:rPr>
          <w:i/>
        </w:rPr>
        <w:t>et al.</w:t>
      </w:r>
      <w:sdt>
        <w:sdtPr>
          <w:rPr>
            <w:color w:val="000000"/>
            <w:vertAlign w:val="superscript"/>
          </w:rPr>
          <w:tag w:val="MENDELEY_CITATION_900cd54f-53fe-49e3-806d-2fa418e94878"/>
          <w:id w:val="-559015678"/>
          <w:placeholder>
            <w:docPart w:val="DefaultPlaceholder_-1854013440"/>
          </w:placeholder>
        </w:sdtPr>
        <w:sdtEndPr/>
        <w:sdtContent>
          <w:ins w:id="104" w:author="Joshua Cook" w:date="2021-02-11T23:22:00Z">
            <w:r w:rsidR="006E7FBF" w:rsidRPr="006E7FBF">
              <w:rPr>
                <w:color w:val="000000"/>
                <w:vertAlign w:val="superscript"/>
              </w:rPr>
              <w:t>37</w:t>
            </w:r>
          </w:ins>
          <w:del w:id="105"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6" w:author="Joshua Cook" w:date="2021-02-10T10:21:00Z">
        <w:r w:rsidDel="00045C63">
          <w:delText>Table</w:delText>
        </w:r>
      </w:del>
      <w:ins w:id="107"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EndPr/>
        <w:sdtContent>
          <w:ins w:id="108" w:author="Joshua Cook" w:date="2021-02-11T23:22:00Z">
            <w:r w:rsidR="006E7FBF" w:rsidRPr="006E7FBF">
              <w:rPr>
                <w:color w:val="000000"/>
                <w:vertAlign w:val="superscript"/>
              </w:rPr>
              <w:t>16</w:t>
            </w:r>
          </w:ins>
          <w:del w:id="109"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EndPr/>
        <w:sdtContent>
          <w:ins w:id="110" w:author="Joshua Cook" w:date="2021-02-11T23:22:00Z">
            <w:r w:rsidR="006E7FBF" w:rsidRPr="006E7FBF">
              <w:rPr>
                <w:color w:val="000000"/>
                <w:vertAlign w:val="superscript"/>
              </w:rPr>
              <w:t>38</w:t>
            </w:r>
          </w:ins>
          <w:del w:id="111"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EndPr/>
        <w:sdtContent>
          <w:ins w:id="112" w:author="Joshua Cook" w:date="2021-02-11T23:22:00Z">
            <w:r w:rsidR="006E7FBF" w:rsidRPr="006E7FBF">
              <w:rPr>
                <w:color w:val="000000"/>
                <w:vertAlign w:val="superscript"/>
              </w:rPr>
              <w:t>39</w:t>
            </w:r>
          </w:ins>
          <w:del w:id="113"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EndPr/>
        <w:sdtContent>
          <w:ins w:id="114" w:author="Joshua Cook" w:date="2021-02-11T23:22:00Z">
            <w:r w:rsidR="006E7FBF" w:rsidRPr="006E7FBF">
              <w:rPr>
                <w:color w:val="000000"/>
                <w:vertAlign w:val="superscript"/>
              </w:rPr>
              <w:t>34,40–49</w:t>
            </w:r>
          </w:ins>
          <w:del w:id="115" w:author="Joshua Cook" w:date="2021-02-11T22:01:00Z">
            <w:r w:rsidR="003523EB" w:rsidRPr="006E7FBF" w:rsidDel="00D14579">
              <w:rPr>
                <w:color w:val="000000"/>
                <w:vertAlign w:val="superscript"/>
              </w:rPr>
              <w:delText>34,36,37,45–52</w:delText>
            </w:r>
          </w:del>
        </w:sdtContent>
      </w:sdt>
      <w:r>
        <w:t xml:space="preserve">. </w:t>
      </w:r>
      <w:r w:rsidR="00ED53B9">
        <w:t>Similar</w:t>
      </w:r>
      <w:del w:id="116"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Wnt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EndPr/>
        <w:sdtContent>
          <w:ins w:id="117" w:author="Joshua Cook" w:date="2021-02-11T23:22:00Z">
            <w:r w:rsidR="006E7FBF" w:rsidRPr="006E7FBF">
              <w:rPr>
                <w:color w:val="000000"/>
                <w:vertAlign w:val="superscript"/>
              </w:rPr>
              <w:t>49–51</w:t>
            </w:r>
          </w:ins>
          <w:del w:id="118"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9"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EndPr/>
        <w:sdtContent>
          <w:ins w:id="120" w:author="Joshua Cook" w:date="2021-02-11T23:22:00Z">
            <w:r w:rsidR="006E7FBF" w:rsidRPr="006E7FBF">
              <w:rPr>
                <w:color w:val="000000"/>
                <w:vertAlign w:val="superscript"/>
              </w:rPr>
              <w:t>52</w:t>
            </w:r>
          </w:ins>
          <w:del w:id="121" w:author="Joshua Cook" w:date="2021-02-11T22:01:00Z">
            <w:r w:rsidR="003523EB" w:rsidRPr="006E7FBF" w:rsidDel="00D14579">
              <w:rPr>
                <w:color w:val="000000"/>
                <w:vertAlign w:val="superscript"/>
              </w:rPr>
              <w:delText>55</w:delText>
            </w:r>
          </w:del>
        </w:sdtContent>
      </w:sdt>
      <w:r>
        <w:t xml:space="preserve">. Also, genes involved in the Hippo and Wnt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a negative regulator of Wnt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EndPr/>
        <w:sdtContent>
          <w:ins w:id="122" w:author="Joshua Cook" w:date="2021-02-11T23:22:00Z">
            <w:r w:rsidR="006E7FBF" w:rsidRPr="006E7FBF">
              <w:rPr>
                <w:color w:val="000000"/>
                <w:vertAlign w:val="superscript"/>
              </w:rPr>
              <w:t>53,54</w:t>
            </w:r>
          </w:ins>
          <w:del w:id="123"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Myc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EndPr/>
        <w:sdtContent>
          <w:ins w:id="124" w:author="Joshua Cook" w:date="2021-02-11T23:22:00Z">
            <w:r w:rsidR="006E7FBF" w:rsidRPr="006E7FBF">
              <w:rPr>
                <w:color w:val="000000"/>
                <w:vertAlign w:val="superscript"/>
              </w:rPr>
              <w:t>55,56</w:t>
            </w:r>
          </w:ins>
          <w:del w:id="125"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EndPr/>
        <w:sdtContent>
          <w:ins w:id="126" w:author="Joshua Cook" w:date="2021-02-11T23:22:00Z">
            <w:r w:rsidR="006E7FBF" w:rsidRPr="006E7FBF">
              <w:rPr>
                <w:color w:val="000000"/>
                <w:vertAlign w:val="superscript"/>
              </w:rPr>
              <w:t>55</w:t>
            </w:r>
          </w:ins>
          <w:del w:id="127"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EndPr/>
        <w:sdtContent>
          <w:ins w:id="128" w:author="Joshua Cook" w:date="2021-02-11T23:22:00Z">
            <w:r w:rsidR="006E7FBF" w:rsidRPr="006E7FBF">
              <w:rPr>
                <w:color w:val="000000"/>
                <w:vertAlign w:val="superscript"/>
              </w:rPr>
              <w:t>57,58</w:t>
            </w:r>
          </w:ins>
          <w:del w:id="129"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30"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EndPr/>
        <w:sdtContent>
          <w:customXmlInsRangeEnd w:id="130"/>
          <w:ins w:id="131" w:author="Joshua Cook" w:date="2021-02-11T23:22:00Z">
            <w:r w:rsidR="006E7FBF" w:rsidRPr="006E7FBF">
              <w:rPr>
                <w:color w:val="000000"/>
                <w:vertAlign w:val="superscript"/>
              </w:rPr>
              <w:t>16,38</w:t>
            </w:r>
          </w:ins>
          <w:customXmlInsRangeStart w:id="132" w:author="Joshua Cook" w:date="2021-02-11T22:51:00Z"/>
        </w:sdtContent>
      </w:sdt>
      <w:customXmlInsRangeEnd w:id="132"/>
      <w:ins w:id="133" w:author="Park, Peter" w:date="2021-02-13T22:27:00Z">
        <w:r w:rsidR="00FE358F">
          <w:rPr>
            <w:color w:val="000000"/>
            <w:vertAlign w:val="superscript"/>
          </w:rPr>
          <w:t xml:space="preserve"> </w:t>
        </w:r>
      </w:ins>
      <w:del w:id="134"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EndPr/>
        <w:sdtContent>
          <w:ins w:id="135" w:author="Joshua Cook" w:date="2021-02-11T23:22:00Z">
            <w:r w:rsidR="006E7FBF" w:rsidRPr="006E7FBF">
              <w:rPr>
                <w:color w:val="000000"/>
                <w:vertAlign w:val="superscript"/>
              </w:rPr>
              <w:t>39</w:t>
            </w:r>
          </w:ins>
          <w:del w:id="136"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EndPr/>
        <w:sdtContent>
          <w:ins w:id="137" w:author="Joshua Cook" w:date="2021-02-11T23:22:00Z">
            <w:r w:rsidR="006E7FBF" w:rsidRPr="006E7FBF">
              <w:rPr>
                <w:color w:val="000000"/>
                <w:vertAlign w:val="superscript"/>
              </w:rPr>
              <w:t>59–61</w:t>
            </w:r>
          </w:ins>
          <w:del w:id="138"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EndPr/>
        <w:sdtContent>
          <w:ins w:id="139" w:author="Joshua Cook" w:date="2021-02-11T23:22:00Z">
            <w:r w:rsidR="006E7FBF" w:rsidRPr="006E7FBF">
              <w:rPr>
                <w:color w:val="000000"/>
                <w:vertAlign w:val="superscript"/>
              </w:rPr>
              <w:t>61</w:t>
            </w:r>
          </w:ins>
          <w:del w:id="140"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41" w:author="Joshua Cook" w:date="2021-02-10T10:19:00Z">
        <w:r w:rsidR="00045C63">
          <w:t xml:space="preserve"> (Supplementary Data </w:t>
        </w:r>
      </w:ins>
      <w:ins w:id="142"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3" w:name="X400ec1c23a6fa0b0e699c585c29e4103e7448c4"/>
      <w:r>
        <w:rPr>
          <w:i/>
        </w:rPr>
        <w:t>KRAS</w:t>
      </w:r>
      <w:r>
        <w:t xml:space="preserve"> allele-specific genetic dependencies reveal potential synthetic lethal vulnerabilities.</w:t>
      </w:r>
      <w:bookmarkEnd w:id="143"/>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EndPr/>
        <w:sdtContent>
          <w:ins w:id="144" w:author="Joshua Cook" w:date="2021-02-11T23:22:00Z">
            <w:r w:rsidR="006E7FBF" w:rsidRPr="006E7FBF">
              <w:rPr>
                <w:color w:val="000000"/>
                <w:vertAlign w:val="superscript"/>
              </w:rPr>
              <w:t>62,63</w:t>
            </w:r>
          </w:ins>
          <w:del w:id="145"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EndPr/>
        <w:sdtContent>
          <w:ins w:id="146" w:author="Joshua Cook" w:date="2021-02-11T23:22:00Z">
            <w:r w:rsidR="006E7FBF" w:rsidRPr="006E7FBF">
              <w:rPr>
                <w:color w:val="000000"/>
                <w:vertAlign w:val="superscript"/>
              </w:rPr>
              <w:t>64,65</w:t>
            </w:r>
          </w:ins>
          <w:del w:id="147"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8" w:author="Joshua Cook" w:date="2021-02-11T22:57:00Z">
        <w:r w:rsidR="00884AA3">
          <w:t xml:space="preserve"> </w:t>
        </w:r>
      </w:ins>
      <w:customXmlInsRangeStart w:id="149"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EndPr/>
        <w:sdtContent>
          <w:customXmlInsRangeEnd w:id="149"/>
          <w:ins w:id="150" w:author="Joshua Cook" w:date="2021-02-11T23:22:00Z">
            <w:r w:rsidR="006E7FBF" w:rsidRPr="006E7FBF">
              <w:rPr>
                <w:color w:val="000000"/>
                <w:vertAlign w:val="superscript"/>
              </w:rPr>
              <w:t>66</w:t>
            </w:r>
          </w:ins>
          <w:customXmlInsRangeStart w:id="151" w:author="Joshua Cook" w:date="2021-02-11T22:59:00Z"/>
        </w:sdtContent>
      </w:sdt>
      <w:customXmlInsRangeEnd w:id="151"/>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52"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53" w:author="Joshua Cook" w:date="2021-02-10T10:21:00Z">
        <w:r w:rsidDel="00045C63">
          <w:delText>Table</w:delText>
        </w:r>
      </w:del>
      <w:ins w:id="154" w:author="Joshua Cook" w:date="2021-02-10T10:21:00Z">
        <w:r w:rsidR="00045C63">
          <w:t>Data</w:t>
        </w:r>
      </w:ins>
      <w:r>
        <w:t xml:space="preserve"> </w:t>
      </w:r>
      <w:ins w:id="155" w:author="Joshua Cook" w:date="2021-02-10T10:24:00Z">
        <w:r w:rsidR="00045C63">
          <w:t>10</w:t>
        </w:r>
      </w:ins>
      <w:del w:id="156"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EndPr/>
        <w:sdtContent>
          <w:ins w:id="157" w:author="Joshua Cook" w:date="2021-02-11T23:22:00Z">
            <w:r w:rsidR="006E7FBF" w:rsidRPr="006E7FBF">
              <w:rPr>
                <w:color w:val="000000"/>
                <w:vertAlign w:val="superscript"/>
              </w:rPr>
              <w:t>67</w:t>
            </w:r>
          </w:ins>
          <w:del w:id="158"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9" w:author="Joshua Cook" w:date="2021-02-11T23:01:00Z">
        <w:r w:rsidR="00DC3787">
          <w:t xml:space="preserve"> </w:t>
        </w:r>
      </w:ins>
      <w:customXmlInsRangeStart w:id="160"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EndPr/>
        <w:sdtContent>
          <w:customXmlInsRangeEnd w:id="160"/>
          <w:ins w:id="161" w:author="Joshua Cook" w:date="2021-02-11T23:22:00Z">
            <w:r w:rsidR="006E7FBF" w:rsidRPr="006E7FBF">
              <w:rPr>
                <w:color w:val="000000"/>
                <w:vertAlign w:val="superscript"/>
              </w:rPr>
              <w:t>68</w:t>
            </w:r>
          </w:ins>
          <w:customXmlInsRangeStart w:id="162" w:author="Joshua Cook" w:date="2021-02-11T23:01:00Z"/>
        </w:sdtContent>
      </w:sdt>
      <w:customXmlInsRangeEnd w:id="162"/>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EndPr/>
        <w:sdtContent>
          <w:ins w:id="163" w:author="Joshua Cook" w:date="2021-02-11T23:22:00Z">
            <w:r w:rsidR="006E7FBF" w:rsidRPr="006E7FBF">
              <w:rPr>
                <w:color w:val="000000"/>
                <w:vertAlign w:val="superscript"/>
              </w:rPr>
              <w:t>69</w:t>
            </w:r>
          </w:ins>
          <w:del w:id="164"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EndPr/>
        <w:sdtContent>
          <w:ins w:id="165" w:author="Joshua Cook" w:date="2021-02-11T23:22:00Z">
            <w:r w:rsidR="006E7FBF" w:rsidRPr="006E7FBF">
              <w:rPr>
                <w:color w:val="000000"/>
                <w:vertAlign w:val="superscript"/>
              </w:rPr>
              <w:t>70,71</w:t>
            </w:r>
          </w:ins>
          <w:del w:id="166"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7" w:author="Joshua Cook" w:date="2021-02-10T10:21:00Z">
        <w:r w:rsidDel="00045C63">
          <w:delText>Table</w:delText>
        </w:r>
      </w:del>
      <w:ins w:id="168" w:author="Joshua Cook" w:date="2021-02-10T10:21:00Z">
        <w:r w:rsidR="00045C63">
          <w:t>Data</w:t>
        </w:r>
      </w:ins>
      <w:r>
        <w:t xml:space="preserve"> 1</w:t>
      </w:r>
      <w:ins w:id="169" w:author="Joshua Cook" w:date="2021-02-10T10:24:00Z">
        <w:r w:rsidR="00045C63">
          <w:t>1</w:t>
        </w:r>
      </w:ins>
      <w:del w:id="170"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EndPr/>
        <w:sdtContent>
          <w:ins w:id="171" w:author="Joshua Cook" w:date="2021-02-11T23:22:00Z">
            <w:r w:rsidR="006E7FBF" w:rsidRPr="006E7FBF">
              <w:rPr>
                <w:color w:val="000000"/>
                <w:vertAlign w:val="superscript"/>
              </w:rPr>
              <w:t>72</w:t>
            </w:r>
          </w:ins>
          <w:del w:id="172"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EndPr/>
        <w:sdtContent>
          <w:ins w:id="173" w:author="Joshua Cook" w:date="2021-02-11T23:22:00Z">
            <w:r w:rsidR="006E7FBF" w:rsidRPr="006E7FBF">
              <w:rPr>
                <w:color w:val="000000"/>
                <w:vertAlign w:val="superscript"/>
              </w:rPr>
              <w:t>73</w:t>
            </w:r>
          </w:ins>
          <w:del w:id="174"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EndPr/>
        <w:sdtContent>
          <w:ins w:id="175" w:author="Joshua Cook" w:date="2021-02-11T23:22:00Z">
            <w:r w:rsidR="006E7FBF" w:rsidRPr="006E7FBF">
              <w:rPr>
                <w:color w:val="000000"/>
                <w:vertAlign w:val="superscript"/>
              </w:rPr>
              <w:t>74</w:t>
            </w:r>
          </w:ins>
          <w:del w:id="176"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7" w:name="X6c9044a8dd2648af4f8387e66b0af32494c57ce"/>
      <w:r>
        <w:t>An integrated analysis of allele-specific comutation and genetic dependencies.</w:t>
      </w:r>
      <w:bookmarkEnd w:id="177"/>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EndPr/>
        <w:sdtContent>
          <w:ins w:id="178" w:author="Joshua Cook" w:date="2021-02-11T23:22:00Z">
            <w:r w:rsidR="006E7FBF" w:rsidRPr="006E7FBF">
              <w:rPr>
                <w:color w:val="000000"/>
                <w:vertAlign w:val="superscript"/>
              </w:rPr>
              <w:t>75</w:t>
            </w:r>
          </w:ins>
          <w:del w:id="179"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EndPr/>
        <w:sdtContent>
          <w:ins w:id="180" w:author="Joshua Cook" w:date="2021-02-11T23:22:00Z">
            <w:r w:rsidR="006E7FBF" w:rsidRPr="006E7FBF">
              <w:rPr>
                <w:color w:val="000000"/>
                <w:vertAlign w:val="superscript"/>
              </w:rPr>
              <w:t>76,77</w:t>
            </w:r>
          </w:ins>
          <w:del w:id="181"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EndPr/>
        <w:sdtContent>
          <w:ins w:id="182" w:author="Joshua Cook" w:date="2021-02-11T23:22:00Z">
            <w:r w:rsidR="006E7FBF" w:rsidRPr="006E7FBF">
              <w:rPr>
                <w:color w:val="000000"/>
                <w:vertAlign w:val="superscript"/>
              </w:rPr>
              <w:t>61</w:t>
            </w:r>
          </w:ins>
          <w:del w:id="183"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4" w:name="discussion"/>
      <w:r>
        <w:t>Discussion</w:t>
      </w:r>
      <w:bookmarkEnd w:id="184"/>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EndPr/>
        <w:sdtContent>
          <w:ins w:id="185" w:author="Joshua Cook" w:date="2021-02-11T23:22:00Z">
            <w:r w:rsidR="006E7FBF" w:rsidRPr="006E7FBF">
              <w:rPr>
                <w:color w:val="000000"/>
                <w:vertAlign w:val="superscript"/>
              </w:rPr>
              <w:t>4,78,79</w:t>
            </w:r>
          </w:ins>
          <w:del w:id="186"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EndPr/>
        <w:sdtContent>
          <w:ins w:id="187" w:author="Joshua Cook" w:date="2021-02-11T23:22:00Z">
            <w:r w:rsidR="006E7FBF" w:rsidRPr="006E7FBF">
              <w:rPr>
                <w:color w:val="000000"/>
                <w:vertAlign w:val="superscript"/>
              </w:rPr>
              <w:t>78</w:t>
            </w:r>
          </w:ins>
          <w:del w:id="188"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EndPr/>
        <w:sdtContent>
          <w:ins w:id="189" w:author="Joshua Cook" w:date="2021-02-11T23:22:00Z">
            <w:r w:rsidR="006E7FBF" w:rsidRPr="006E7FBF">
              <w:rPr>
                <w:color w:val="000000"/>
                <w:vertAlign w:val="superscript"/>
              </w:rPr>
              <w:t>80,81</w:t>
            </w:r>
          </w:ins>
          <w:del w:id="190"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EndPr/>
        <w:sdtContent>
          <w:ins w:id="191" w:author="Joshua Cook" w:date="2021-02-11T23:22:00Z">
            <w:r w:rsidR="006E7FBF" w:rsidRPr="006E7FBF">
              <w:rPr>
                <w:color w:val="000000"/>
                <w:vertAlign w:val="superscript"/>
              </w:rPr>
              <w:t>82,83</w:t>
            </w:r>
          </w:ins>
          <w:del w:id="192"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EndPr/>
        <w:sdtContent>
          <w:ins w:id="193" w:author="Joshua Cook" w:date="2021-02-11T23:22:00Z">
            <w:r w:rsidR="006E7FBF" w:rsidRPr="006E7FBF">
              <w:rPr>
                <w:color w:val="000000"/>
                <w:vertAlign w:val="superscript"/>
              </w:rPr>
              <w:t>84</w:t>
            </w:r>
          </w:ins>
          <w:del w:id="194"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5" w:name="methods"/>
      <w:r w:rsidR="005A665F">
        <w:br w:type="page"/>
      </w:r>
    </w:p>
    <w:p w14:paraId="0858D51D" w14:textId="01AD5983" w:rsidR="00E0297D" w:rsidRDefault="00FD56C1">
      <w:pPr>
        <w:pStyle w:val="Heading1"/>
      </w:pPr>
      <w:r>
        <w:lastRenderedPageBreak/>
        <w:t>Methods</w:t>
      </w:r>
      <w:bookmarkEnd w:id="195"/>
    </w:p>
    <w:p w14:paraId="52F46238" w14:textId="77777777" w:rsidR="00E0297D" w:rsidRDefault="00FD56C1" w:rsidP="007C292B">
      <w:pPr>
        <w:pStyle w:val="Heading2"/>
      </w:pPr>
      <w:bookmarkStart w:id="196" w:name="X2458b0999cae66e17f72dce2dca9af0e64013e6"/>
      <w:r>
        <w:t>Cancer sample data sources and acquisition</w:t>
      </w:r>
      <w:bookmarkEnd w:id="196"/>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EndPr/>
        <w:sdtContent>
          <w:ins w:id="197" w:author="Joshua Cook" w:date="2021-02-11T23:22:00Z">
            <w:r w:rsidR="006E7FBF" w:rsidRPr="006E7FBF">
              <w:rPr>
                <w:color w:val="000000"/>
                <w:vertAlign w:val="superscript"/>
              </w:rPr>
              <w:t>85,86</w:t>
            </w:r>
          </w:ins>
          <w:del w:id="198"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EndPr/>
        <w:sdtContent>
          <w:ins w:id="199" w:author="Joshua Cook" w:date="2021-02-11T23:22:00Z">
            <w:r w:rsidR="006E7FBF" w:rsidRPr="006E7FBF">
              <w:rPr>
                <w:color w:val="000000"/>
                <w:vertAlign w:val="superscript"/>
              </w:rPr>
              <w:t>49,87,88</w:t>
            </w:r>
          </w:ins>
          <w:del w:id="200"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201" w:author="Joshua Cook" w:date="2021-02-11T23:16:00Z">
        <w:r w:rsidR="007C25F7" w:rsidRPr="007C25F7" w:rsidDel="004A0365">
          <w:rPr>
            <w:color w:val="000000"/>
            <w:vertAlign w:val="superscript"/>
          </w:rPr>
          <w:delText>93</w:delText>
        </w:r>
      </w:del>
      <w:r>
        <w:t xml:space="preserve"> and colorectal cancer</w:t>
      </w:r>
      <w:ins w:id="202" w:author="Joshua Cook" w:date="2021-02-11T23:16:00Z">
        <w:r w:rsidR="004A0365">
          <w:t xml:space="preserve"> </w:t>
        </w:r>
      </w:ins>
      <w:customXmlInsRangeStart w:id="203"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EndPr/>
        <w:sdtContent>
          <w:customXmlInsRangeEnd w:id="203"/>
          <w:ins w:id="204" w:author="Joshua Cook" w:date="2021-02-11T23:22:00Z">
            <w:r w:rsidR="006E7FBF" w:rsidRPr="006E7FBF">
              <w:rPr>
                <w:color w:val="000000"/>
                <w:vertAlign w:val="superscript"/>
              </w:rPr>
              <w:t>89</w:t>
            </w:r>
          </w:ins>
          <w:customXmlInsRangeStart w:id="205" w:author="Joshua Cook" w:date="2021-02-11T23:16:00Z"/>
        </w:sdtContent>
      </w:sdt>
      <w:customXmlInsRangeEnd w:id="205"/>
      <w:r>
        <w:t>. MM WES data were gathered from the Multiple Myeloma Research Foundation (MMRF)-CoMMpass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EndPr/>
        <w:sdtContent>
          <w:ins w:id="206" w:author="Joshua Cook" w:date="2021-02-11T23:22:00Z">
            <w:r w:rsidR="006E7FBF" w:rsidRPr="006E7FBF">
              <w:rPr>
                <w:color w:val="000000"/>
                <w:vertAlign w:val="superscript"/>
              </w:rPr>
              <w:t>90</w:t>
            </w:r>
          </w:ins>
          <w:del w:id="207"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EndPr/>
        <w:sdtContent>
          <w:ins w:id="208" w:author="Joshua Cook" w:date="2021-02-11T23:22:00Z">
            <w:r w:rsidR="006E7FBF" w:rsidRPr="006E7FBF">
              <w:rPr>
                <w:color w:val="000000"/>
                <w:vertAlign w:val="superscript"/>
              </w:rPr>
              <w:t>91</w:t>
            </w:r>
          </w:ins>
          <w:del w:id="209"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10" w:author="Joshua Cook" w:date="2021-02-10T10:21:00Z">
        <w:r w:rsidDel="00045C63">
          <w:delText>Table</w:delText>
        </w:r>
      </w:del>
      <w:ins w:id="211" w:author="Joshua Cook" w:date="2021-02-10T10:21:00Z">
        <w:r w:rsidR="00045C63">
          <w:t>Data</w:t>
        </w:r>
      </w:ins>
      <w:del w:id="212" w:author="Joshua Cook" w:date="2021-02-10T10:26:00Z">
        <w:r w:rsidDel="00ED5934">
          <w:delText>s</w:delText>
        </w:r>
      </w:del>
      <w:r>
        <w:t xml:space="preserve"> 1 and 2</w:t>
      </w:r>
      <w:ins w:id="213" w:author="Joshua Cook" w:date="2021-02-11T06:49:00Z">
        <w:r w:rsidR="00BA6755">
          <w:t xml:space="preserve"> and links to access the data are pro</w:t>
        </w:r>
      </w:ins>
      <w:ins w:id="214"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5" w:name="hypermutated-sample-cutoff"/>
      <w:r>
        <w:t>Hypermutated sample cutoff</w:t>
      </w:r>
      <w:bookmarkEnd w:id="215"/>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6" w:name="tissue-gene-expression-filter"/>
      <w:r>
        <w:lastRenderedPageBreak/>
        <w:t>Tissue gene expression filter</w:t>
      </w:r>
      <w:bookmarkEnd w:id="216"/>
    </w:p>
    <w:p w14:paraId="4B377241" w14:textId="2C376C28" w:rsidR="00E0297D" w:rsidRDefault="00FD56C1" w:rsidP="0062388D">
      <w:pPr>
        <w:pStyle w:val="BodyText"/>
      </w:pPr>
      <w:r>
        <w:t>A conservative filter for tissue-specific gene expression was used to remove genes not expressed in the tissues of study. Normal tissue gene expression data was gathered from the GTEx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EndPr/>
        <w:sdtContent>
          <w:ins w:id="217" w:author="Joshua Cook" w:date="2021-02-11T23:22:00Z">
            <w:r w:rsidR="006E7FBF" w:rsidRPr="006E7FBF">
              <w:rPr>
                <w:color w:val="000000"/>
                <w:vertAlign w:val="superscript"/>
              </w:rPr>
              <w:t>92</w:t>
            </w:r>
          </w:ins>
          <w:del w:id="218"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EndPr/>
        <w:sdtContent>
          <w:ins w:id="219" w:author="Joshua Cook" w:date="2021-02-11T23:22:00Z">
            <w:r w:rsidR="006E7FBF" w:rsidRPr="006E7FBF">
              <w:rPr>
                <w:color w:val="000000"/>
                <w:vertAlign w:val="superscript"/>
              </w:rPr>
              <w:t>93</w:t>
            </w:r>
          </w:ins>
          <w:del w:id="220" w:author="Joshua Cook" w:date="2021-02-11T22:01:00Z">
            <w:r w:rsidR="003523EB" w:rsidRPr="006E7FBF" w:rsidDel="00D14579">
              <w:rPr>
                <w:color w:val="000000"/>
                <w:vertAlign w:val="superscript"/>
              </w:rPr>
              <w:delText>96,97</w:delText>
            </w:r>
          </w:del>
        </w:sdtContent>
      </w:sdt>
      <w:r>
        <w:t>, and tumor expression data was collected from MMRF-CoMMpass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EndPr/>
        <w:sdtContent>
          <w:ins w:id="221" w:author="Joshua Cook" w:date="2021-02-11T23:22:00Z">
            <w:r w:rsidR="006E7FBF" w:rsidRPr="006E7FBF">
              <w:rPr>
                <w:color w:val="000000"/>
                <w:vertAlign w:val="superscript"/>
              </w:rPr>
              <w:t>49,87,88,90</w:t>
            </w:r>
          </w:ins>
          <w:del w:id="222"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GTEx, 2) indicated as expressed at at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3" w:name="Xdb2b988ba2f6f8338a7e3864787a7671dd51eb8"/>
      <w:r>
        <w:t>Calculating overall distribution of hotspot mutations</w:t>
      </w:r>
      <w:bookmarkEnd w:id="223"/>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EndPr/>
        <w:sdtContent>
          <w:ins w:id="224" w:author="Joshua Cook" w:date="2021-02-11T23:22:00Z">
            <w:r w:rsidR="006E7FBF" w:rsidRPr="006E7FBF">
              <w:rPr>
                <w:color w:val="000000"/>
                <w:vertAlign w:val="superscript"/>
              </w:rPr>
              <w:t>94</w:t>
            </w:r>
          </w:ins>
          <w:del w:id="225"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EndPr/>
        <w:sdtContent>
          <w:ins w:id="226" w:author="Joshua Cook" w:date="2021-02-11T23:22:00Z">
            <w:r w:rsidR="006E7FBF" w:rsidRPr="006E7FBF">
              <w:rPr>
                <w:color w:val="000000"/>
                <w:vertAlign w:val="superscript"/>
              </w:rPr>
              <w:t>94,95</w:t>
            </w:r>
          </w:ins>
          <w:del w:id="227"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8" w:name="identifying-mutational-signatures"/>
      <w:r>
        <w:t>Identifying mutational signatures</w:t>
      </w:r>
      <w:bookmarkEnd w:id="228"/>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EndPr/>
        <w:sdtContent>
          <w:ins w:id="229" w:author="Joshua Cook" w:date="2021-02-11T23:22:00Z">
            <w:r w:rsidR="006E7FBF" w:rsidRPr="006E7FBF">
              <w:rPr>
                <w:color w:val="000000"/>
                <w:vertAlign w:val="superscript"/>
              </w:rPr>
              <w:t>26</w:t>
            </w:r>
          </w:ins>
          <w:del w:id="230"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EndPr/>
        <w:sdtContent>
          <w:ins w:id="231" w:author="Joshua Cook" w:date="2021-02-11T23:22:00Z">
            <w:r w:rsidR="006E7FBF" w:rsidRPr="006E7FBF">
              <w:rPr>
                <w:color w:val="000000"/>
                <w:vertAlign w:val="superscript"/>
              </w:rPr>
              <w:t>26</w:t>
            </w:r>
          </w:ins>
          <w:del w:id="232" w:author="Joshua Cook" w:date="2021-02-11T23:21:00Z">
            <w:r w:rsidR="004A0365" w:rsidRPr="006E7FBF" w:rsidDel="004A0365">
              <w:rPr>
                <w:color w:val="000000"/>
                <w:vertAlign w:val="superscript"/>
              </w:rPr>
              <w:delText>26</w:delText>
            </w:r>
          </w:del>
        </w:sdtContent>
      </w:sdt>
      <w:r w:rsidR="00F71151">
        <w:t xml:space="preserve">, </w:t>
      </w:r>
      <w:r>
        <w:t>was used to discover the underlying mutational patterns that are common across tumors. Mutational signatures were discovered separately for each tumor type and the optimal number of signatures was determined based on silhouette width and Frobenius error</w:t>
      </w:r>
      <w:sdt>
        <w:sdtPr>
          <w:rPr>
            <w:color w:val="000000"/>
            <w:vertAlign w:val="superscript"/>
          </w:rPr>
          <w:tag w:val="MENDELEY_CITATION_2c429198-d2ec-400a-9ea1-b3c8996ba365"/>
          <w:id w:val="2020725817"/>
          <w:placeholder>
            <w:docPart w:val="DefaultPlaceholder_-1854013440"/>
          </w:placeholder>
        </w:sdtPr>
        <w:sdtEndPr/>
        <w:sdtContent>
          <w:ins w:id="233" w:author="Joshua Cook" w:date="2021-02-11T23:22:00Z">
            <w:r w:rsidR="006E7FBF" w:rsidRPr="006E7FBF">
              <w:rPr>
                <w:color w:val="000000"/>
                <w:vertAlign w:val="superscript"/>
              </w:rPr>
              <w:t>96</w:t>
            </w:r>
          </w:ins>
          <w:del w:id="234"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EndPr/>
        <w:sdtContent>
          <w:ins w:id="235" w:author="Joshua Cook" w:date="2021-02-11T23:22:00Z">
            <w:r w:rsidR="006E7FBF" w:rsidRPr="006E7FBF">
              <w:rPr>
                <w:color w:val="000000"/>
                <w:vertAlign w:val="superscript"/>
              </w:rPr>
              <w:t>61</w:t>
            </w:r>
          </w:ins>
          <w:del w:id="236"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Alexandrov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EndPr/>
        <w:sdtContent>
          <w:ins w:id="237" w:author="Joshua Cook" w:date="2021-02-11T23:22:00Z">
            <w:r w:rsidR="006E7FBF" w:rsidRPr="006E7FBF">
              <w:rPr>
                <w:color w:val="000000"/>
                <w:vertAlign w:val="superscript"/>
              </w:rPr>
              <w:t>27,97</w:t>
            </w:r>
          </w:ins>
          <w:del w:id="238"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EndPr/>
        <w:sdtContent>
          <w:ins w:id="239" w:author="Joshua Cook" w:date="2021-02-11T23:22:00Z">
            <w:r w:rsidR="006E7FBF" w:rsidRPr="006E7FBF">
              <w:rPr>
                <w:color w:val="000000"/>
                <w:vertAlign w:val="superscript"/>
              </w:rPr>
              <w:t>27</w:t>
            </w:r>
          </w:ins>
          <w:del w:id="240"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Alexandrov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EndPr/>
        <w:sdtContent>
          <w:ins w:id="241" w:author="Joshua Cook" w:date="2021-02-11T23:22:00Z">
            <w:r w:rsidR="006E7FBF" w:rsidRPr="006E7FBF">
              <w:rPr>
                <w:color w:val="000000"/>
                <w:vertAlign w:val="superscript"/>
              </w:rPr>
              <w:t>27</w:t>
            </w:r>
          </w:ins>
          <w:del w:id="242"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EndPr/>
        <w:sdtContent>
          <w:ins w:id="243" w:author="Joshua Cook" w:date="2021-02-11T23:22:00Z">
            <w:r w:rsidR="006E7FBF" w:rsidRPr="006E7FBF">
              <w:rPr>
                <w:color w:val="000000"/>
                <w:vertAlign w:val="superscript"/>
              </w:rPr>
              <w:t>27</w:t>
            </w:r>
          </w:ins>
          <w:del w:id="244"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EndPr/>
        <w:sdtContent>
          <w:ins w:id="245" w:author="Joshua Cook" w:date="2021-02-11T23:22:00Z">
            <w:r w:rsidR="006E7FBF" w:rsidRPr="006E7FBF">
              <w:rPr>
                <w:color w:val="000000"/>
                <w:vertAlign w:val="superscript"/>
              </w:rPr>
              <w:t>98</w:t>
            </w:r>
          </w:ins>
          <w:del w:id="246"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Alexandrov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EndPr/>
        <w:sdtContent>
          <w:ins w:id="247" w:author="Joshua Cook" w:date="2021-02-11T23:22:00Z">
            <w:r w:rsidR="006E7FBF" w:rsidRPr="006E7FBF">
              <w:rPr>
                <w:color w:val="000000"/>
                <w:vertAlign w:val="superscript"/>
              </w:rPr>
              <w:t>27</w:t>
            </w:r>
          </w:ins>
          <w:del w:id="248"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EndPr/>
        <w:sdtContent>
          <w:ins w:id="249" w:author="Joshua Cook" w:date="2021-02-11T23:22:00Z">
            <w:r w:rsidR="006E7FBF" w:rsidRPr="006E7FBF">
              <w:rPr>
                <w:color w:val="000000"/>
                <w:vertAlign w:val="superscript"/>
              </w:rPr>
              <w:t>99</w:t>
            </w:r>
          </w:ins>
          <w:del w:id="250"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51" w:name="Xa3a0f66be6a11d62d4e291edeecb72acd1b3398"/>
      <w:r>
        <w:t xml:space="preserve">Probability of </w:t>
      </w:r>
      <w:r>
        <w:rPr>
          <w:i/>
        </w:rPr>
        <w:t>KRAS</w:t>
      </w:r>
      <w:r>
        <w:t xml:space="preserve"> mutations from mutational signatures</w:t>
      </w:r>
      <w:bookmarkEnd w:id="251"/>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52"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EndPr/>
        <w:sdtContent>
          <w:ins w:id="253" w:author="Joshua Cook" w:date="2021-02-11T23:22:00Z">
            <w:r w:rsidR="006E7FBF" w:rsidRPr="006E7FBF">
              <w:rPr>
                <w:color w:val="000000"/>
                <w:vertAlign w:val="superscript"/>
              </w:rPr>
              <w:t>100,101</w:t>
            </w:r>
          </w:ins>
          <w:del w:id="254"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Banjamini-Hochberg FDR method.</w:t>
      </w:r>
    </w:p>
    <w:p w14:paraId="5B9315C1" w14:textId="25C8F6A6" w:rsidR="00E0297D" w:rsidRDefault="00FD56C1" w:rsidP="003B2DF3">
      <w:pPr>
        <w:pStyle w:val="Heading2"/>
      </w:pPr>
      <w:r>
        <w:t xml:space="preserve">Predicting </w:t>
      </w:r>
      <w:r>
        <w:rPr>
          <w:i/>
        </w:rPr>
        <w:t>KRAS</w:t>
      </w:r>
      <w:r>
        <w:t xml:space="preserve"> allele frequency</w:t>
      </w:r>
      <w:bookmarkEnd w:id="252"/>
    </w:p>
    <w:p w14:paraId="5AC98B46" w14:textId="070C2465"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EndPr/>
        <w:sdtContent>
          <w:ins w:id="255" w:author="Joshua Cook" w:date="2021-02-11T23:22:00Z">
            <w:r w:rsidR="006E7FBF" w:rsidRPr="006E7FBF">
              <w:rPr>
                <w:color w:val="000000"/>
                <w:vertAlign w:val="superscript"/>
              </w:rPr>
              <w:t>100,101</w:t>
            </w:r>
          </w:ins>
          <w:del w:id="256"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7" w:author="Joshua Cook" w:date="2021-02-10T10:26:00Z">
        <w:r w:rsidR="00FD56C1" w:rsidRPr="006B75C7" w:rsidDel="00ED5934">
          <w:delText xml:space="preserve">the </w:delText>
        </w:r>
      </w:del>
      <w:r w:rsidR="00FD56C1" w:rsidRPr="006B75C7">
        <w:t xml:space="preserve">Supplementary </w:t>
      </w:r>
      <w:del w:id="258" w:author="Joshua Cook" w:date="2021-02-10T10:21:00Z">
        <w:r w:rsidR="00FD56C1" w:rsidRPr="006B75C7" w:rsidDel="00045C63">
          <w:delText>Table</w:delText>
        </w:r>
      </w:del>
      <w:ins w:id="259" w:author="Joshua Cook" w:date="2021-02-10T10:21:00Z">
        <w:r w:rsidR="00045C63">
          <w:t>Data</w:t>
        </w:r>
      </w:ins>
      <w:del w:id="260"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61" w:author="Joshua Cook" w:date="2021-02-12T15:42:00Z">
        <w:r w:rsidR="00FE496D" w:rsidRPr="006B75C7" w:rsidDel="00757BE5">
          <w:delText>Chi</w:delText>
        </w:r>
      </w:del>
      <w:ins w:id="262" w:author="Joshua Cook" w:date="2021-02-12T15:42:00Z">
        <w:r w:rsidR="00757BE5" w:rsidRPr="00933985">
          <w:rPr>
            <w:i/>
            <w:iCs/>
            <w:rPrChange w:id="263" w:author="Joshua Cook" w:date="2021-02-15T13:42:00Z">
              <w:rPr/>
            </w:rPrChange>
          </w:rPr>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w:t>
      </w:r>
      <w:r w:rsidR="000A6D50" w:rsidRPr="006B75C7">
        <w:lastRenderedPageBreak/>
        <w:t>for multiple hypothesis testing using the Benjamini-Hochberg method</w:t>
      </w:r>
      <w:ins w:id="264" w:author="Joshua Cook" w:date="2021-02-15T13:46:00Z">
        <w:r w:rsidR="00933985">
          <w:t xml:space="preserve"> (referred to as FDR-adjusted p-values)</w:t>
        </w:r>
      </w:ins>
      <w:r w:rsidR="000A6D50" w:rsidRPr="006B75C7">
        <w:t>.</w:t>
      </w:r>
    </w:p>
    <w:p w14:paraId="54987050" w14:textId="733A1FD0" w:rsidR="00E0297D" w:rsidRDefault="00FD56C1" w:rsidP="007C292B">
      <w:pPr>
        <w:pStyle w:val="Heading2"/>
      </w:pPr>
      <w:bookmarkStart w:id="265" w:name="comutation-with-kras-alleles"/>
      <w:r>
        <w:t xml:space="preserve">Comutation with </w:t>
      </w:r>
      <w:r>
        <w:rPr>
          <w:i/>
        </w:rPr>
        <w:t>KRAS</w:t>
      </w:r>
      <w:r>
        <w:t xml:space="preserve"> alleles</w:t>
      </w:r>
      <w:bookmarkEnd w:id="265"/>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6"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EndPr/>
        <w:sdtContent>
          <w:ins w:id="267" w:author="Joshua Cook" w:date="2021-02-11T23:22:00Z">
            <w:r w:rsidR="006E7FBF" w:rsidRPr="006E7FBF">
              <w:rPr>
                <w:color w:val="000000"/>
                <w:vertAlign w:val="superscript"/>
              </w:rPr>
              <w:t>37</w:t>
            </w:r>
          </w:ins>
          <w:del w:id="268" w:author="Joshua Cook" w:date="2021-02-11T22:01:00Z">
            <w:r w:rsidR="003523EB" w:rsidRPr="006E7FBF" w:rsidDel="00D14579">
              <w:rPr>
                <w:color w:val="000000"/>
                <w:vertAlign w:val="superscript"/>
              </w:rPr>
              <w:delText>40</w:delText>
            </w:r>
          </w:del>
        </w:sdtContent>
      </w:sdt>
      <w:r w:rsidR="00105084">
        <w:t xml:space="preserve">. </w:t>
      </w:r>
      <w:r>
        <w:t>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exonic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sets of interactions were further filtered to fall below an FDR of 0.25 that is estimated using the Benjamini-Hochberg method.</w:t>
      </w:r>
      <w:r>
        <w:t xml:space="preserve"> Only </w:t>
      </w:r>
      <w:r>
        <w:lastRenderedPageBreak/>
        <w:t>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Leiserson </w:t>
      </w:r>
      <w:r>
        <w:rPr>
          <w:i/>
        </w:rPr>
        <w:t>et al.</w:t>
      </w:r>
      <w:sdt>
        <w:sdtPr>
          <w:rPr>
            <w:color w:val="000000"/>
            <w:vertAlign w:val="superscript"/>
          </w:rPr>
          <w:tag w:val="MENDELEY_CITATION_ad148904-5ba1-4e57-876e-5998bd5bfa7b"/>
          <w:id w:val="1308435663"/>
          <w:placeholder>
            <w:docPart w:val="DefaultPlaceholder_-1854013440"/>
          </w:placeholder>
        </w:sdtPr>
        <w:sdtEndPr/>
        <w:sdtContent>
          <w:ins w:id="269" w:author="Joshua Cook" w:date="2021-02-11T23:22:00Z">
            <w:r w:rsidR="006E7FBF" w:rsidRPr="006E7FBF">
              <w:rPr>
                <w:color w:val="000000"/>
                <w:vertAlign w:val="superscript"/>
              </w:rPr>
              <w:t>37</w:t>
            </w:r>
          </w:ins>
          <w:del w:id="270"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71" w:name="functional-enrichment"/>
      <w:r>
        <w:t>Functional enrichment</w:t>
      </w:r>
      <w:bookmarkEnd w:id="271"/>
    </w:p>
    <w:p w14:paraId="04ABEB6D" w14:textId="185A77D4" w:rsidR="00E0297D" w:rsidRDefault="00FD56C1" w:rsidP="0062388D">
      <w:pPr>
        <w:pStyle w:val="BodyText"/>
      </w:pPr>
      <w:r>
        <w:t xml:space="preserve">The R interface to the online </w:t>
      </w:r>
      <w:r>
        <w:rPr>
          <w:i/>
        </w:rPr>
        <w:t>Enrichr</w:t>
      </w:r>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EndPr/>
        <w:sdtContent>
          <w:ins w:id="272" w:author="Joshua Cook" w:date="2021-02-11T23:22:00Z">
            <w:r w:rsidR="006E7FBF" w:rsidRPr="006E7FBF">
              <w:rPr>
                <w:color w:val="000000"/>
                <w:vertAlign w:val="superscript"/>
              </w:rPr>
              <w:t>102,103</w:t>
            </w:r>
          </w:ins>
          <w:del w:id="273" w:author="Joshua Cook" w:date="2021-02-11T22:01:00Z">
            <w:r w:rsidR="003523EB" w:rsidRPr="006E7FBF" w:rsidDel="00D14579">
              <w:rPr>
                <w:color w:val="000000"/>
                <w:vertAlign w:val="superscript"/>
              </w:rPr>
              <w:delText>107–109</w:delText>
            </w:r>
          </w:del>
        </w:sdtContent>
      </w:sdt>
      <w:r w:rsidR="00105084">
        <w:t xml:space="preserve">. </w:t>
      </w:r>
      <w:r>
        <w:t>The online API was last accessed on April 9, 2020. Gene sets from the following sources provided by Enrichr were used: BioCarta (2016), GO Biological Process (2018), KEA (2015), KEGG (2019), Panther (2016), PPI Hub Proteins, Reactome (2016), Transcription Factor PPIs, and WikiPathways (2019).</w:t>
      </w:r>
      <w:r w:rsidR="00BE1885">
        <w:t xml:space="preserve"> Only enrichments with a </w:t>
      </w:r>
      <w:del w:id="274" w:author="Joshua Cook" w:date="2021-02-15T13:46:00Z">
        <w:r w:rsidR="00BE1885" w:rsidDel="00722A26">
          <w:delText xml:space="preserve">Benjamini-Hochberg </w:delText>
        </w:r>
      </w:del>
      <w:r w:rsidR="00BE1885">
        <w:t>FDR-adjusted p-value &lt; 0.2 were considered statistically significant.</w:t>
      </w:r>
    </w:p>
    <w:p w14:paraId="527363E0" w14:textId="5CA8C89A" w:rsidR="00E0297D" w:rsidRDefault="00FD56C1" w:rsidP="007C292B">
      <w:pPr>
        <w:pStyle w:val="Heading2"/>
      </w:pPr>
      <w:bookmarkStart w:id="275" w:name="Xdb71face557a85867e32c776e14108c10f843cb"/>
      <w:r>
        <w:t>Modeling of cancer cell line genetic dependencies</w:t>
      </w:r>
      <w:bookmarkEnd w:id="275"/>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EndPr/>
        <w:sdtContent>
          <w:ins w:id="276" w:author="Joshua Cook" w:date="2021-02-11T23:22:00Z">
            <w:r w:rsidR="006E7FBF" w:rsidRPr="006E7FBF">
              <w:rPr>
                <w:color w:val="000000"/>
                <w:vertAlign w:val="superscript"/>
              </w:rPr>
              <w:t>64</w:t>
            </w:r>
          </w:ins>
          <w:del w:id="277"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EndPr/>
        <w:sdtContent>
          <w:ins w:id="278" w:author="Joshua Cook" w:date="2021-02-11T23:22:00Z">
            <w:r w:rsidR="006E7FBF" w:rsidRPr="006E7FBF">
              <w:rPr>
                <w:color w:val="000000"/>
                <w:vertAlign w:val="superscript"/>
              </w:rPr>
              <w:t>65</w:t>
            </w:r>
          </w:ins>
          <w:del w:id="279" w:author="Joshua Cook" w:date="2021-02-11T22:01:00Z">
            <w:r w:rsidR="003523EB" w:rsidRPr="006E7FBF" w:rsidDel="00D14579">
              <w:rPr>
                <w:color w:val="000000"/>
                <w:vertAlign w:val="superscript"/>
              </w:rPr>
              <w:delText>69</w:delText>
            </w:r>
          </w:del>
        </w:sdtContent>
      </w:sdt>
      <w:r>
        <w:t xml:space="preserve"> were used for all </w:t>
      </w:r>
      <w:r>
        <w:lastRenderedPageBreak/>
        <w:t xml:space="preserve">analyses. Cell lines with multiple activating </w:t>
      </w:r>
      <w:r>
        <w:rPr>
          <w:i/>
        </w:rPr>
        <w:t>KRAS</w:t>
      </w:r>
      <w:r>
        <w:t xml:space="preserve"> mutations or an activating mutation in </w:t>
      </w:r>
      <w:r>
        <w:rPr>
          <w:i/>
        </w:rPr>
        <w:t>BRAF</w:t>
      </w:r>
      <w:r>
        <w:t xml:space="preserve">, </w:t>
      </w:r>
      <w:r>
        <w:rPr>
          <w:i/>
        </w:rPr>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4C9F3C81"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80" w:author="Park, Peter" w:date="2021-02-13T22:42:00Z">
        <w:r w:rsidDel="004A2E7C">
          <w:delText xml:space="preserve">one-versus-all </w:delText>
        </w:r>
      </w:del>
      <w:r>
        <w:t xml:space="preserve">Student’s </w:t>
      </w:r>
      <w:r>
        <w:rPr>
          <w:i/>
        </w:rPr>
        <w:t>t</w:t>
      </w:r>
      <w:r>
        <w:t>-tests were used to compare the dependency scores of each group of cell lines against the others (Benjamini-Hochberg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w:t>
      </w:r>
      <w:del w:id="281" w:author="Joshua Cook" w:date="2021-02-15T13:47:00Z">
        <w:r w:rsidDel="00722A26">
          <w:delText xml:space="preserve">pairwise </w:delText>
        </w:r>
        <w:r w:rsidDel="00722A26">
          <w:rPr>
            <w:i/>
          </w:rPr>
          <w:delText>t</w:delText>
        </w:r>
        <w:r w:rsidDel="00722A26">
          <w:delText xml:space="preserve">-tests </w:delText>
        </w:r>
        <w:r w:rsidR="004A1032" w:rsidDel="00722A26">
          <w:delText xml:space="preserve">and </w:delText>
        </w:r>
      </w:del>
      <w:r w:rsidR="004A1032">
        <w:t xml:space="preserve">the </w:t>
      </w:r>
      <w:del w:id="282" w:author="Joshua Cook" w:date="2021-02-15T13:46:00Z">
        <w:r w:rsidDel="00722A26">
          <w:delText xml:space="preserve">Benjamini-Hochberg </w:delText>
        </w:r>
      </w:del>
      <w:r>
        <w:t>FDR</w:t>
      </w:r>
      <w:r w:rsidR="006B26CF">
        <w:t>-</w:t>
      </w:r>
      <w:r>
        <w:t>adjusted p-value</w:t>
      </w:r>
      <w:ins w:id="283" w:author="Joshua Cook" w:date="2021-02-15T13:47:00Z">
        <w:r w:rsidR="00722A26">
          <w:t xml:space="preserve">s from the </w:t>
        </w:r>
        <w:r w:rsidR="00722A26">
          <w:rPr>
            <w:i/>
            <w:iCs/>
          </w:rPr>
          <w:t>t</w:t>
        </w:r>
        <w:r w:rsidR="00722A26">
          <w:t>-tests</w:t>
        </w:r>
      </w:ins>
      <w:r>
        <w:t>.</w:t>
      </w:r>
    </w:p>
    <w:p w14:paraId="0EB4909F" w14:textId="70F9F6DD" w:rsidR="00E0297D" w:rsidRDefault="00FD56C1" w:rsidP="007C292B">
      <w:pPr>
        <w:pStyle w:val="Heading2"/>
      </w:pPr>
      <w:bookmarkStart w:id="284" w:name="Xc3bf1c3d800ef32128f9eb89736137486275050"/>
      <w:r>
        <w:t>Gene Set Enrichment Analysis (GSEA) of genetic dependency</w:t>
      </w:r>
      <w:bookmarkEnd w:id="284"/>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EndPr/>
        <w:sdtContent>
          <w:ins w:id="285" w:author="Joshua Cook" w:date="2021-02-11T23:22:00Z">
            <w:r w:rsidR="006E7FBF" w:rsidRPr="006E7FBF">
              <w:rPr>
                <w:color w:val="000000"/>
                <w:vertAlign w:val="superscript"/>
              </w:rPr>
              <w:t>66</w:t>
            </w:r>
          </w:ins>
          <w:del w:id="286"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MSigDB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87" w:name="X1f22b44f319e7894af8260b2e250a070ca87c6f"/>
      <w:r>
        <w:lastRenderedPageBreak/>
        <w:t>Modelling the effect of comutation events on genetic dependency</w:t>
      </w:r>
      <w:bookmarkEnd w:id="287"/>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comutates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EndPr/>
        <w:sdtContent>
          <w:ins w:id="288" w:author="Joshua Cook" w:date="2021-02-11T23:22:00Z">
            <w:r w:rsidR="006E7FBF" w:rsidRPr="006E7FBF">
              <w:rPr>
                <w:color w:val="000000"/>
                <w:vertAlign w:val="superscript"/>
              </w:rPr>
              <w:t>75,104</w:t>
            </w:r>
          </w:ins>
          <w:del w:id="289"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90" w:name="code-availability"/>
      <w:r>
        <w:t>Code availability</w:t>
      </w:r>
      <w:bookmarkEnd w:id="290"/>
    </w:p>
    <w:p w14:paraId="4FB7FBB2" w14:textId="45C496F9" w:rsidR="00E0297D" w:rsidRDefault="00FD56C1" w:rsidP="0062388D">
      <w:pPr>
        <w:pStyle w:val="BodyText"/>
      </w:pPr>
      <w:r>
        <w:t xml:space="preserve">All code is available at </w:t>
      </w:r>
      <w:ins w:id="291" w:author="Joshua Cook" w:date="2021-02-15T13:57:00Z">
        <w:r w:rsidR="00A07402" w:rsidRPr="00A07402">
          <w:t>https://github.com/Kevin-Haigis-Lab/kras-allele-genetic-interactions</w:t>
        </w:r>
      </w:ins>
      <w:ins w:id="292" w:author="Joshua Cook" w:date="2021-02-09T12:41:00Z">
        <w:r w:rsidR="00EE49CC">
          <w:t xml:space="preserve"> (</w:t>
        </w:r>
        <w:commentRangeStart w:id="293"/>
        <w:r w:rsidR="00EE49CC">
          <w:t>DOI: ########)</w:t>
        </w:r>
      </w:ins>
      <w:r>
        <w:t xml:space="preserve">. </w:t>
      </w:r>
      <w:commentRangeEnd w:id="293"/>
      <w:r w:rsidR="00EE49CC">
        <w:rPr>
          <w:rStyle w:val="CommentReference"/>
          <w:rFonts w:asciiTheme="minorHAnsi" w:eastAsia="MS Mincho" w:hAnsiTheme="minorHAnsi"/>
          <w:color w:val="auto"/>
        </w:rPr>
        <w:commentReference w:id="293"/>
      </w:r>
      <w:r>
        <w:t>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EndPr/>
        <w:sdtContent>
          <w:ins w:id="294" w:author="Joshua Cook" w:date="2021-02-11T23:22:00Z">
            <w:r w:rsidR="006E7FBF" w:rsidRPr="006E7FBF">
              <w:rPr>
                <w:color w:val="000000"/>
                <w:vertAlign w:val="superscript"/>
              </w:rPr>
              <w:t>105</w:t>
            </w:r>
          </w:ins>
          <w:del w:id="295"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EndPr/>
        <w:sdtContent>
          <w:ins w:id="296" w:author="Joshua Cook" w:date="2021-02-11T23:22:00Z">
            <w:r w:rsidR="006E7FBF" w:rsidRPr="006E7FBF">
              <w:rPr>
                <w:color w:val="000000"/>
                <w:vertAlign w:val="superscript"/>
              </w:rPr>
              <w:t>106</w:t>
            </w:r>
          </w:ins>
          <w:del w:id="297"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lastRenderedPageBreak/>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298" w:author="Joshua Cook" w:date="2021-02-11T06:15:00Z">
        <w:r w:rsidR="00F65654">
          <w:t xml:space="preserve"> The WGS</w:t>
        </w:r>
      </w:ins>
      <w:ins w:id="299" w:author="Joshua Cook" w:date="2021-02-11T06:20:00Z">
        <w:r w:rsidR="00B92346">
          <w:t>,</w:t>
        </w:r>
      </w:ins>
      <w:ins w:id="300" w:author="Joshua Cook" w:date="2021-02-11T06:15:00Z">
        <w:r w:rsidR="00F65654">
          <w:t xml:space="preserve"> WES</w:t>
        </w:r>
      </w:ins>
      <w:ins w:id="301" w:author="Joshua Cook" w:date="2021-02-11T06:20:00Z">
        <w:r w:rsidR="00B92346">
          <w:t>, and RNA exp</w:t>
        </w:r>
      </w:ins>
      <w:ins w:id="302" w:author="Joshua Cook" w:date="2021-02-11T06:21:00Z">
        <w:r w:rsidR="00B92346">
          <w:t xml:space="preserve">ression data </w:t>
        </w:r>
      </w:ins>
      <w:ins w:id="303" w:author="Joshua Cook" w:date="2021-02-11T06:15:00Z">
        <w:r w:rsidR="00F65654">
          <w:t xml:space="preserve">of COAD, LUAD, </w:t>
        </w:r>
      </w:ins>
      <w:ins w:id="304" w:author="Joshua Cook" w:date="2021-02-11T06:16:00Z">
        <w:r w:rsidR="00F65654">
          <w:t xml:space="preserve">and PAAD tumor samples </w:t>
        </w:r>
      </w:ins>
      <w:ins w:id="305" w:author="Joshua Cook" w:date="2021-02-11T06:15:00Z">
        <w:r w:rsidR="00F65654">
          <w:t>are available on cBioPortal</w:t>
        </w:r>
      </w:ins>
      <w:ins w:id="306" w:author="Joshua Cook" w:date="2021-02-11T06:16:00Z">
        <w:r w:rsidR="00F65654">
          <w:t xml:space="preserve"> </w:t>
        </w:r>
      </w:ins>
      <w:ins w:id="307" w:author="Joshua Cook" w:date="2021-02-11T06:20:00Z">
        <w:r w:rsidR="00F65654">
          <w:t>(</w:t>
        </w:r>
        <w:r w:rsidR="00F65654" w:rsidRPr="00F65654">
          <w:t>http://www.cbioportal.org</w:t>
        </w:r>
      </w:ins>
      <w:ins w:id="308" w:author="Joshua Cook" w:date="2021-02-11T06:21:00Z">
        <w:r w:rsidR="00B92346">
          <w:t xml:space="preserve">). The WGS, WES, and RNA expression data of MM tumor samples are available </w:t>
        </w:r>
      </w:ins>
      <w:ins w:id="309" w:author="Joshua Cook" w:date="2021-02-11T06:24:00Z">
        <w:r w:rsidR="00B92346">
          <w:t>on the</w:t>
        </w:r>
      </w:ins>
      <w:ins w:id="310" w:author="Joshua Cook" w:date="2021-02-11T06:25:00Z">
        <w:r w:rsidR="00B92346">
          <w:t xml:space="preserve"> Multiple Myeloma Research Foundation’s</w:t>
        </w:r>
      </w:ins>
      <w:ins w:id="311" w:author="Joshua Cook" w:date="2021-02-11T06:24:00Z">
        <w:r w:rsidR="00B92346">
          <w:t xml:space="preserve"> Research Gateway (</w:t>
        </w:r>
      </w:ins>
      <w:ins w:id="312" w:author="Joshua Cook" w:date="2021-02-11T06:25:00Z">
        <w:r w:rsidR="00B92346">
          <w:fldChar w:fldCharType="begin"/>
        </w:r>
        <w:r w:rsidR="00B92346">
          <w:instrText xml:space="preserve"> HYPERLINK "</w:instrText>
        </w:r>
      </w:ins>
      <w:ins w:id="313" w:author="Joshua Cook" w:date="2021-02-11T06:24:00Z">
        <w:r w:rsidR="00B92346" w:rsidRPr="00B92346">
          <w:instrText>https://research.themmrf.org</w:instrText>
        </w:r>
      </w:ins>
      <w:ins w:id="314" w:author="Joshua Cook" w:date="2021-02-11T06:25:00Z">
        <w:r w:rsidR="00B92346">
          <w:instrText xml:space="preserve">" </w:instrText>
        </w:r>
        <w:r w:rsidR="00B92346">
          <w:fldChar w:fldCharType="separate"/>
        </w:r>
      </w:ins>
      <w:ins w:id="315" w:author="Joshua Cook" w:date="2021-02-11T06:24:00Z">
        <w:r w:rsidR="00B92346" w:rsidRPr="000E497E">
          <w:rPr>
            <w:rStyle w:val="Hyperlink"/>
          </w:rPr>
          <w:t>https://research.themmrf.org</w:t>
        </w:r>
      </w:ins>
      <w:ins w:id="316" w:author="Joshua Cook" w:date="2021-02-11T06:25:00Z">
        <w:r w:rsidR="00B92346">
          <w:fldChar w:fldCharType="end"/>
        </w:r>
      </w:ins>
      <w:ins w:id="317" w:author="Joshua Cook" w:date="2021-02-11T06:24:00Z">
        <w:r w:rsidR="00B92346">
          <w:t>)</w:t>
        </w:r>
      </w:ins>
      <w:ins w:id="318" w:author="Joshua Cook" w:date="2021-02-11T06:25:00Z">
        <w:r w:rsidR="00B92346">
          <w:t xml:space="preserve">. </w:t>
        </w:r>
      </w:ins>
      <w:ins w:id="319" w:author="Joshua Cook" w:date="2021-02-11T06:47:00Z">
        <w:r w:rsidR="00BA6755">
          <w:t xml:space="preserve">Additional </w:t>
        </w:r>
      </w:ins>
      <w:ins w:id="320" w:author="Joshua Cook" w:date="2021-02-11T06:48:00Z">
        <w:r w:rsidR="00BA6755">
          <w:t xml:space="preserve">WGS and WES of PAAD tumor samples generated by the ICGC were downloaded from ICGC </w:t>
        </w:r>
      </w:ins>
      <w:ins w:id="321" w:author="Joshua Cook" w:date="2021-02-11T06:49:00Z">
        <w:r w:rsidR="00BA6755">
          <w:t>data portal (</w:t>
        </w:r>
        <w:r w:rsidR="00BA6755" w:rsidRPr="00BA6755">
          <w:t>https://dcc.icgc.org</w:t>
        </w:r>
        <w:r w:rsidR="00BA6755">
          <w:t xml:space="preserve">). </w:t>
        </w:r>
      </w:ins>
      <w:ins w:id="322" w:author="Joshua Cook" w:date="2021-02-11T06:25:00Z">
        <w:r w:rsidR="00B92346">
          <w:t xml:space="preserve">The panel sequencing data </w:t>
        </w:r>
      </w:ins>
      <w:ins w:id="323" w:author="Joshua Cook" w:date="2021-02-11T06:26:00Z">
        <w:r w:rsidR="00B92346">
          <w:t xml:space="preserve">of tumor samples are available </w:t>
        </w:r>
      </w:ins>
      <w:ins w:id="324" w:author="Joshua Cook" w:date="2021-02-11T06:29:00Z">
        <w:r w:rsidR="00B92346">
          <w:t xml:space="preserve">through </w:t>
        </w:r>
      </w:ins>
      <w:ins w:id="325" w:author="Joshua Cook" w:date="2021-02-11T06:30:00Z">
        <w:r w:rsidR="00B92346">
          <w:t>the dedicated GENIE instance of cBioPortal (</w:t>
        </w:r>
      </w:ins>
      <w:ins w:id="326"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27" w:author="Joshua Cook" w:date="2021-02-11T06:32:00Z">
        <w:r w:rsidR="00AF08F6">
          <w:t xml:space="preserve">ree the AACR’s terms of use </w:t>
        </w:r>
      </w:ins>
      <w:ins w:id="328" w:author="Joshua Cook" w:date="2021-02-11T06:31:00Z">
        <w:r w:rsidR="00AF08F6">
          <w:t>before accessing the data.</w:t>
        </w:r>
      </w:ins>
      <w:ins w:id="329" w:author="Joshua Cook" w:date="2021-02-11T06:33:00Z">
        <w:r w:rsidR="00AF08F6">
          <w:t xml:space="preserve"> The Cancer Gene Census data was </w:t>
        </w:r>
      </w:ins>
      <w:ins w:id="330" w:author="Joshua Cook" w:date="2021-02-11T06:34:00Z">
        <w:r w:rsidR="00AF08F6">
          <w:t>downloaded from the COSMIC website (</w:t>
        </w:r>
      </w:ins>
      <w:ins w:id="331" w:author="Joshua Cook" w:date="2021-02-11T06:45:00Z">
        <w:r w:rsidR="00667269">
          <w:fldChar w:fldCharType="begin"/>
        </w:r>
        <w:r w:rsidR="00667269">
          <w:instrText xml:space="preserve"> HYPERLINK "</w:instrText>
        </w:r>
      </w:ins>
      <w:ins w:id="332" w:author="Joshua Cook" w:date="2021-02-11T06:34:00Z">
        <w:r w:rsidR="00667269" w:rsidRPr="00AF08F6">
          <w:instrText>https://cancer.sanger.ac.uk/census</w:instrText>
        </w:r>
      </w:ins>
      <w:ins w:id="333" w:author="Joshua Cook" w:date="2021-02-11T06:45:00Z">
        <w:r w:rsidR="00667269">
          <w:instrText xml:space="preserve">" </w:instrText>
        </w:r>
        <w:r w:rsidR="00667269">
          <w:fldChar w:fldCharType="separate"/>
        </w:r>
      </w:ins>
      <w:ins w:id="334" w:author="Joshua Cook" w:date="2021-02-11T06:34:00Z">
        <w:r w:rsidR="00667269" w:rsidRPr="000E497E">
          <w:rPr>
            <w:rStyle w:val="Hyperlink"/>
          </w:rPr>
          <w:t>https://cancer.sanger.ac.uk/census</w:t>
        </w:r>
      </w:ins>
      <w:ins w:id="335" w:author="Joshua Cook" w:date="2021-02-11T06:45:00Z">
        <w:r w:rsidR="00667269">
          <w:fldChar w:fldCharType="end"/>
        </w:r>
      </w:ins>
      <w:ins w:id="336" w:author="Joshua Cook" w:date="2021-02-11T06:34:00Z">
        <w:r w:rsidR="00AF08F6">
          <w:t>).</w:t>
        </w:r>
      </w:ins>
      <w:ins w:id="337" w:author="Joshua Cook" w:date="2021-02-11T06:37:00Z">
        <w:r w:rsidR="00AF08F6">
          <w:t xml:space="preserve"> The</w:t>
        </w:r>
      </w:ins>
      <w:ins w:id="338" w:author="Joshua Cook" w:date="2021-02-11T06:39:00Z">
        <w:r w:rsidR="00AF08F6">
          <w:t xml:space="preserve"> </w:t>
        </w:r>
      </w:ins>
      <w:ins w:id="339" w:author="Joshua Cook" w:date="2021-02-11T06:38:00Z">
        <w:r w:rsidR="00AF08F6">
          <w:t>genetic dependency data</w:t>
        </w:r>
      </w:ins>
      <w:ins w:id="340" w:author="Joshua Cook" w:date="2021-02-11T06:40:00Z">
        <w:r w:rsidR="00AF08F6">
          <w:t xml:space="preserve"> (2020Q1)</w:t>
        </w:r>
      </w:ins>
      <w:ins w:id="341" w:author="Joshua Cook" w:date="2021-02-11T06:38:00Z">
        <w:r w:rsidR="00AF08F6">
          <w:t xml:space="preserve"> and cell line WGS and RNA expression data </w:t>
        </w:r>
      </w:ins>
      <w:ins w:id="342" w:author="Joshua Cook" w:date="2021-02-11T06:44:00Z">
        <w:r w:rsidR="00667269">
          <w:t xml:space="preserve">(generated by </w:t>
        </w:r>
      </w:ins>
      <w:ins w:id="343" w:author="Joshua Cook" w:date="2021-02-11T06:45:00Z">
        <w:r w:rsidR="00667269">
          <w:t xml:space="preserve">the </w:t>
        </w:r>
      </w:ins>
      <w:ins w:id="344" w:author="Joshua Cook" w:date="2021-02-11T06:44:00Z">
        <w:r w:rsidR="00667269">
          <w:t xml:space="preserve">CCLE) </w:t>
        </w:r>
      </w:ins>
      <w:ins w:id="345" w:author="Joshua Cook" w:date="2021-02-11T06:38:00Z">
        <w:r w:rsidR="00AF08F6">
          <w:t xml:space="preserve">were downloaded from the </w:t>
        </w:r>
      </w:ins>
      <w:ins w:id="346" w:author="Joshua Cook" w:date="2021-02-11T06:39:00Z">
        <w:r w:rsidR="00AF08F6">
          <w:t xml:space="preserve">DepMap </w:t>
        </w:r>
      </w:ins>
      <w:ins w:id="347" w:author="Joshua Cook" w:date="2021-02-11T06:42:00Z">
        <w:r w:rsidR="00667269">
          <w:t xml:space="preserve">web </w:t>
        </w:r>
      </w:ins>
      <w:ins w:id="348" w:author="Joshua Cook" w:date="2021-02-11T06:39:00Z">
        <w:r w:rsidR="00AF08F6">
          <w:t>portal (</w:t>
        </w:r>
      </w:ins>
      <w:ins w:id="349" w:author="Joshua Cook" w:date="2021-02-11T06:40:00Z">
        <w:r w:rsidR="00AF08F6">
          <w:fldChar w:fldCharType="begin"/>
        </w:r>
        <w:r w:rsidR="00AF08F6">
          <w:instrText xml:space="preserve"> HYPERLINK "</w:instrText>
        </w:r>
      </w:ins>
      <w:ins w:id="350" w:author="Joshua Cook" w:date="2021-02-11T06:39:00Z">
        <w:r w:rsidR="00AF08F6" w:rsidRPr="00AF08F6">
          <w:instrText>https://depmap.org/portal/</w:instrText>
        </w:r>
      </w:ins>
      <w:ins w:id="351" w:author="Joshua Cook" w:date="2021-02-11T06:40:00Z">
        <w:r w:rsidR="00AF08F6">
          <w:instrText xml:space="preserve">" </w:instrText>
        </w:r>
        <w:r w:rsidR="00AF08F6">
          <w:fldChar w:fldCharType="separate"/>
        </w:r>
      </w:ins>
      <w:ins w:id="352" w:author="Joshua Cook" w:date="2021-02-11T06:39:00Z">
        <w:r w:rsidR="00AF08F6" w:rsidRPr="000E497E">
          <w:rPr>
            <w:rStyle w:val="Hyperlink"/>
          </w:rPr>
          <w:t>https://depmap.org/portal/</w:t>
        </w:r>
      </w:ins>
      <w:ins w:id="353" w:author="Joshua Cook" w:date="2021-02-11T06:40:00Z">
        <w:r w:rsidR="00AF08F6">
          <w:fldChar w:fldCharType="end"/>
        </w:r>
      </w:ins>
      <w:ins w:id="354" w:author="Joshua Cook" w:date="2021-02-11T06:39:00Z">
        <w:r w:rsidR="00AF08F6">
          <w:t>)</w:t>
        </w:r>
      </w:ins>
      <w:ins w:id="355" w:author="Joshua Cook" w:date="2021-02-11T06:40:00Z">
        <w:r w:rsidR="00AF08F6">
          <w:t xml:space="preserve">. Normal gene expression data was downloaded from the GTEx </w:t>
        </w:r>
      </w:ins>
      <w:ins w:id="356" w:author="Joshua Cook" w:date="2021-02-11T06:42:00Z">
        <w:r w:rsidR="00667269">
          <w:t xml:space="preserve">web </w:t>
        </w:r>
      </w:ins>
      <w:ins w:id="357" w:author="Joshua Cook" w:date="2021-02-11T06:40:00Z">
        <w:r w:rsidR="00AF08F6">
          <w:t xml:space="preserve">portal </w:t>
        </w:r>
      </w:ins>
      <w:ins w:id="358" w:author="Joshua Cook" w:date="2021-02-11T06:41:00Z">
        <w:r w:rsidR="00667269">
          <w:t>(</w:t>
        </w:r>
      </w:ins>
      <w:ins w:id="359" w:author="Joshua Cook" w:date="2021-02-11T06:42:00Z">
        <w:r w:rsidR="00667269">
          <w:fldChar w:fldCharType="begin"/>
        </w:r>
        <w:r w:rsidR="00667269">
          <w:instrText xml:space="preserve"> HYPERLINK "</w:instrText>
        </w:r>
      </w:ins>
      <w:ins w:id="360" w:author="Joshua Cook" w:date="2021-02-11T06:41:00Z">
        <w:r w:rsidR="00667269" w:rsidRPr="00667269">
          <w:instrText>https://www.gtexportal.or</w:instrText>
        </w:r>
        <w:r w:rsidR="00667269">
          <w:instrText>g</w:instrText>
        </w:r>
      </w:ins>
      <w:ins w:id="361" w:author="Joshua Cook" w:date="2021-02-11T06:42:00Z">
        <w:r w:rsidR="00667269">
          <w:instrText xml:space="preserve">" </w:instrText>
        </w:r>
        <w:r w:rsidR="00667269">
          <w:fldChar w:fldCharType="separate"/>
        </w:r>
      </w:ins>
      <w:ins w:id="362" w:author="Joshua Cook" w:date="2021-02-11T06:41:00Z">
        <w:r w:rsidR="00667269" w:rsidRPr="000E497E">
          <w:rPr>
            <w:rStyle w:val="Hyperlink"/>
          </w:rPr>
          <w:t>https://www.gtexportal.org</w:t>
        </w:r>
      </w:ins>
      <w:ins w:id="363" w:author="Joshua Cook" w:date="2021-02-11T06:42:00Z">
        <w:r w:rsidR="00667269">
          <w:fldChar w:fldCharType="end"/>
        </w:r>
      </w:ins>
      <w:ins w:id="364" w:author="Joshua Cook" w:date="2021-02-11T06:41:00Z">
        <w:r w:rsidR="00667269">
          <w:t>)</w:t>
        </w:r>
      </w:ins>
      <w:ins w:id="365" w:author="Joshua Cook" w:date="2021-02-11T06:42:00Z">
        <w:r w:rsidR="00667269">
          <w:t>. Normal protein expression data was downloaded from the Human Protein Atlas web portal (</w:t>
        </w:r>
      </w:ins>
      <w:ins w:id="366" w:author="Joshua Cook" w:date="2021-02-11T06:45:00Z">
        <w:r w:rsidR="000813C0">
          <w:fldChar w:fldCharType="begin"/>
        </w:r>
        <w:r w:rsidR="000813C0">
          <w:instrText xml:space="preserve"> HYPERLINK "</w:instrText>
        </w:r>
      </w:ins>
      <w:ins w:id="367" w:author="Joshua Cook" w:date="2021-02-11T06:44:00Z">
        <w:r w:rsidR="000813C0" w:rsidRPr="00667269">
          <w:instrText>https://www.proteinatlas.org</w:instrText>
        </w:r>
      </w:ins>
      <w:ins w:id="368" w:author="Joshua Cook" w:date="2021-02-11T06:45:00Z">
        <w:r w:rsidR="000813C0">
          <w:instrText xml:space="preserve">" </w:instrText>
        </w:r>
        <w:r w:rsidR="000813C0">
          <w:fldChar w:fldCharType="separate"/>
        </w:r>
      </w:ins>
      <w:ins w:id="369" w:author="Joshua Cook" w:date="2021-02-11T06:44:00Z">
        <w:r w:rsidR="000813C0" w:rsidRPr="000E497E">
          <w:rPr>
            <w:rStyle w:val="Hyperlink"/>
          </w:rPr>
          <w:t>https://www.proteinatlas.org</w:t>
        </w:r>
      </w:ins>
      <w:ins w:id="370" w:author="Joshua Cook" w:date="2021-02-11T06:45:00Z">
        <w:r w:rsidR="000813C0">
          <w:fldChar w:fldCharType="end"/>
        </w:r>
      </w:ins>
      <w:ins w:id="371" w:author="Joshua Cook" w:date="2021-02-11T06:42:00Z">
        <w:r w:rsidR="00667269">
          <w:t>)</w:t>
        </w:r>
      </w:ins>
      <w:ins w:id="372" w:author="Joshua Cook" w:date="2021-02-11T06:44:00Z">
        <w:r w:rsidR="00667269">
          <w:t>.</w:t>
        </w:r>
      </w:ins>
      <w:ins w:id="373" w:author="Joshua Cook" w:date="2021-02-11T06:45:00Z">
        <w:r w:rsidR="000813C0">
          <w:t xml:space="preserve"> </w:t>
        </w:r>
      </w:ins>
      <w:ins w:id="374" w:author="Joshua Cook" w:date="2021-02-09T12:17:00Z">
        <w:r w:rsidR="00F109D0" w:rsidRPr="00F109D0">
          <w:t>The remaining data are available within the Article, Supplementary Information</w:t>
        </w:r>
      </w:ins>
      <w:ins w:id="375" w:author="Joshua Cook" w:date="2021-02-09T12:18:00Z">
        <w:r w:rsidR="00F109D0">
          <w:t>,</w:t>
        </w:r>
      </w:ins>
      <w:ins w:id="376" w:author="Joshua Cook" w:date="2021-02-09T12:17:00Z">
        <w:r w:rsidR="00F109D0" w:rsidRPr="00F109D0">
          <w:t xml:space="preserve"> </w:t>
        </w:r>
      </w:ins>
      <w:ins w:id="377" w:author="Joshua Cook" w:date="2021-02-11T23:23:00Z">
        <w:r w:rsidR="006E7FBF">
          <w:t xml:space="preserve">or </w:t>
        </w:r>
      </w:ins>
      <w:ins w:id="378" w:author="Joshua Cook" w:date="2021-02-11T06:45:00Z">
        <w:r w:rsidR="000813C0">
          <w:t>Sour</w:t>
        </w:r>
      </w:ins>
      <w:ins w:id="379" w:author="Joshua Cook" w:date="2021-02-11T06:46:00Z">
        <w:r w:rsidR="000813C0">
          <w:t xml:space="preserve">ce Data, </w:t>
        </w:r>
      </w:ins>
      <w:ins w:id="380" w:author="Joshua Cook" w:date="2021-02-09T12:17:00Z">
        <w:r w:rsidR="00F109D0" w:rsidRPr="00F109D0">
          <w:t xml:space="preserve">or </w:t>
        </w:r>
      </w:ins>
      <w:ins w:id="381" w:author="Joshua Cook" w:date="2021-02-11T23:23:00Z">
        <w:r w:rsidR="006E7FBF">
          <w:t xml:space="preserve">are </w:t>
        </w:r>
      </w:ins>
      <w:ins w:id="382" w:author="Joshua Cook" w:date="2021-02-09T12:17:00Z">
        <w:r w:rsidR="00F109D0" w:rsidRPr="00F109D0">
          <w:t>available from the authors upon request.</w:t>
        </w:r>
      </w:ins>
    </w:p>
    <w:p w14:paraId="603FB354" w14:textId="637BD46A" w:rsidR="00E0297D" w:rsidRDefault="00FD56C1">
      <w:pPr>
        <w:pStyle w:val="Heading2"/>
        <w:pPrChange w:id="383" w:author="Joshua Cook" w:date="2021-02-09T12:07:00Z">
          <w:pPr>
            <w:pStyle w:val="Heading1"/>
          </w:pPr>
        </w:pPrChange>
      </w:pPr>
      <w:bookmarkStart w:id="384" w:name="acknowledgements"/>
      <w:r>
        <w:t>Acknowledgements</w:t>
      </w:r>
      <w:bookmarkEnd w:id="384"/>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85" w:author="Joshua Cook" w:date="2021-02-11T06:28:00Z">
        <w:r w:rsidR="00B92346">
          <w:t xml:space="preserve"> </w:t>
        </w:r>
        <w:commentRangeStart w:id="386"/>
        <w:r w:rsidR="00B92346" w:rsidRPr="00B92346">
          <w:t xml:space="preserve">The authors would like to acknowledge the American Association for Cancer Research and its financial and material support in the development of the AACR Project GENIE registry, as well as members of the </w:t>
        </w:r>
        <w:r w:rsidR="00B92346" w:rsidRPr="00B92346">
          <w:lastRenderedPageBreak/>
          <w:t>consortium for their commitment to data sharing. Interpretations are the responsibility of study authors.</w:t>
        </w:r>
        <w:commentRangeEnd w:id="386"/>
        <w:r w:rsidR="00B92346">
          <w:rPr>
            <w:rStyle w:val="CommentReference"/>
            <w:rFonts w:asciiTheme="minorHAnsi" w:eastAsia="MS Mincho" w:hAnsiTheme="minorHAnsi"/>
            <w:color w:val="auto"/>
          </w:rPr>
          <w:commentReference w:id="386"/>
        </w:r>
      </w:ins>
    </w:p>
    <w:p w14:paraId="631F4D54" w14:textId="00B34323" w:rsidR="00E0297D" w:rsidRDefault="00FD56C1">
      <w:pPr>
        <w:pStyle w:val="Heading2"/>
        <w:pPrChange w:id="387" w:author="Joshua Cook" w:date="2021-02-09T12:07:00Z">
          <w:pPr>
            <w:pStyle w:val="Heading1"/>
          </w:pPr>
        </w:pPrChange>
      </w:pPr>
      <w:bookmarkStart w:id="388" w:name="author-contributions"/>
      <w:r>
        <w:t>Author contributions</w:t>
      </w:r>
      <w:bookmarkEnd w:id="388"/>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89" w:author="Joshua Cook" w:date="2021-02-09T12:07:00Z">
          <w:pPr>
            <w:pStyle w:val="Heading1"/>
          </w:pPr>
        </w:pPrChange>
      </w:pPr>
      <w:bookmarkStart w:id="390" w:name="competing-interests"/>
      <w:r>
        <w:t>Competing interests</w:t>
      </w:r>
      <w:bookmarkEnd w:id="390"/>
    </w:p>
    <w:p w14:paraId="705F0E59" w14:textId="75F67331" w:rsidR="00F019D5" w:rsidRDefault="00FD56C1" w:rsidP="006E7FBF">
      <w:pPr>
        <w:pStyle w:val="BodyText"/>
        <w:rPr>
          <w:ins w:id="391" w:author="Joshua Cook" w:date="2021-02-09T12:08:00Z"/>
        </w:rPr>
      </w:pPr>
      <w:r>
        <w:t>The authors declare that they have no competing interests.</w:t>
      </w:r>
      <w:bookmarkStart w:id="392" w:name="fig:mutational-signatures-main"/>
      <w:ins w:id="393"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92"/>
    </w:p>
    <w:p w14:paraId="2D93BA7E" w14:textId="4C7968DC"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394" w:name="fig:obs-vs-pred-main"/>
      <w:ins w:id="395" w:author="Joshua Cook" w:date="2021-02-10T10:52:00Z">
        <w:r w:rsidR="005C0007">
          <w:t xml:space="preserve"> </w:t>
        </w:r>
        <w:r w:rsidR="005C0007" w:rsidRPr="005C0007">
          <w:rPr>
            <w:lang w:val="en-GB"/>
          </w:rPr>
          <w:t xml:space="preserve">Source data </w:t>
        </w:r>
      </w:ins>
      <w:ins w:id="396" w:author="Park, Peter" w:date="2021-02-13T22:35:00Z">
        <w:r w:rsidR="004A2E7C">
          <w:rPr>
            <w:lang w:val="en-GB"/>
          </w:rPr>
          <w:t xml:space="preserve">for Fig. 1-5 </w:t>
        </w:r>
      </w:ins>
      <w:ins w:id="397" w:author="Joshua Cook" w:date="2021-02-10T10:52:00Z">
        <w:r w:rsidR="005C0007" w:rsidRPr="005C0007">
          <w:rPr>
            <w:lang w:val="en-GB"/>
          </w:rPr>
          <w:t xml:space="preserve">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394"/>
    </w:p>
    <w:p w14:paraId="491B8476" w14:textId="158147F9"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398" w:author="Joshua Cook" w:date="2021-02-11T21:24:00Z">
        <w:r w:rsidR="00EB32E0" w:rsidDel="00A669E9">
          <w:delText>▲</w:delText>
        </w:r>
        <w:r w:rsidR="00FD56C1" w:rsidDel="00A669E9">
          <w:delText xml:space="preserve"> </w:delText>
        </w:r>
      </w:del>
      <w:ins w:id="399" w:author="Joshua Cook" w:date="2021-02-11T21:24:00Z">
        <w:r w:rsidR="00A669E9">
          <w:t xml:space="preserve">Triangles </w:t>
        </w:r>
      </w:ins>
      <w:r w:rsidR="00FD56C1">
        <w:t>indicate</w:t>
      </w:r>
      <w:del w:id="400" w:author="Joshua Cook" w:date="2021-02-11T21:24:00Z">
        <w:r w:rsidR="00FD56C1" w:rsidDel="00A669E9">
          <w:delText>s</w:delText>
        </w:r>
      </w:del>
      <w:r w:rsidR="00FD56C1">
        <w:t xml:space="preserve"> rejection of the null hypothesis that the observed and predicted frequencies are the same (</w:t>
      </w:r>
      <w:del w:id="401" w:author="Joshua Cook" w:date="2021-02-11T21:25:00Z">
        <w:r w:rsidR="00FD56C1" w:rsidDel="00A669E9">
          <w:delText>Chi</w:delText>
        </w:r>
      </w:del>
      <w:ins w:id="402" w:author="Joshua Cook" w:date="2021-02-11T21:25:00Z">
        <w:r w:rsidR="00A669E9" w:rsidRPr="00933985">
          <w:rPr>
            <w:i/>
            <w:iCs/>
            <w:rPrChange w:id="403" w:author="Joshua Cook" w:date="2021-02-15T13:42:00Z">
              <w:rPr/>
            </w:rPrChange>
          </w:rPr>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404" w:author="Joshua Cook" w:date="2021-02-11T21:25:00Z">
        <w:r w:rsidR="00EB32E0" w:rsidDel="00A669E9">
          <w:delText>●</w:delText>
        </w:r>
      </w:del>
      <w:ins w:id="405" w:author="Joshua Cook" w:date="2021-02-11T21:25:00Z">
        <w:r w:rsidR="00A669E9">
          <w:t>Circles</w:t>
        </w:r>
      </w:ins>
      <w:r w:rsidR="00EB32E0">
        <w:t xml:space="preserve"> </w:t>
      </w:r>
      <w:r w:rsidR="00FD56C1">
        <w:t>indicate</w:t>
      </w:r>
      <w:del w:id="406" w:author="Joshua Cook" w:date="2021-02-11T21:25:00Z">
        <w:r w:rsidR="00FD56C1" w:rsidDel="00A669E9">
          <w:delText>s</w:delText>
        </w:r>
      </w:del>
      <w:r w:rsidR="00FD56C1">
        <w:t xml:space="preserve"> the failure to reject the null hypothesis (</w:t>
      </w:r>
      <w:del w:id="407" w:author="Joshua Cook" w:date="2021-02-11T21:25:00Z">
        <w:r w:rsidR="00FD56C1" w:rsidDel="00A669E9">
          <w:delText>Chi</w:delText>
        </w:r>
      </w:del>
      <w:ins w:id="408" w:author="Joshua Cook" w:date="2021-02-11T21:25:00Z">
        <w:r w:rsidR="00A669E9" w:rsidRPr="00933985">
          <w:rPr>
            <w:i/>
            <w:iCs/>
            <w:rPrChange w:id="409" w:author="Joshua Cook" w:date="2021-02-15T13:42:00Z">
              <w:rPr/>
            </w:rPrChange>
          </w:rPr>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10" w:author="Joshua Cook" w:date="2021-02-09T12:43:00Z">
        <w:r w:rsidR="00715935" w:rsidRPr="00FF60F5" w:rsidDel="00452A2D">
          <w:rPr>
            <w:color w:val="002060"/>
          </w:rPr>
          <w:delText>●</w:delText>
        </w:r>
      </w:del>
      <w:ins w:id="411"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12" w:author="Joshua Cook" w:date="2021-02-09T12:43:00Z">
        <w:r w:rsidR="00452A2D">
          <w:t>open circle</w:t>
        </w:r>
      </w:ins>
      <w:del w:id="413"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14" w:author="Joshua Cook" w:date="2021-02-09T12:43:00Z">
        <w:r w:rsidR="00452A2D" w:rsidRPr="00C32512">
          <w:t>upside-down triangle</w:t>
        </w:r>
      </w:ins>
      <w:del w:id="415"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16" w:author="Joshua Cook" w:date="2021-02-09T12:44:00Z">
        <w:r w:rsidR="0080561A" w:rsidDel="00452A2D">
          <w:delText xml:space="preserve">*: p &lt; 0.05, ***: p &lt; 0.001; </w:delText>
        </w:r>
      </w:del>
      <w:r w:rsidR="0080561A">
        <w:t>p-values were adjusted using the Benjamini-Hochberg FDR correction method</w:t>
      </w:r>
      <w:ins w:id="417" w:author="Joshua Cook" w:date="2021-02-15T13:48:00Z">
        <w:r w:rsidR="00D919B3">
          <w:t xml:space="preserve">, </w:t>
        </w:r>
      </w:ins>
      <w:ins w:id="418" w:author="Joshua Cook" w:date="2021-02-15T13:49:00Z">
        <w:r w:rsidR="00D919B3">
          <w:t>he</w:t>
        </w:r>
      </w:ins>
      <w:ins w:id="419" w:author="Joshua Cook" w:date="2021-02-15T13:50:00Z">
        <w:r w:rsidR="00D919B3">
          <w:t>reon</w:t>
        </w:r>
      </w:ins>
      <w:ins w:id="420" w:author="Joshua Cook" w:date="2021-02-15T13:48:00Z">
        <w:r w:rsidR="00D919B3">
          <w:t xml:space="preserve"> referred to a</w:t>
        </w:r>
      </w:ins>
      <w:ins w:id="421" w:author="Joshua Cook" w:date="2021-02-15T13:50:00Z">
        <w:r w:rsidR="00D919B3">
          <w:t>s</w:t>
        </w:r>
      </w:ins>
      <w:ins w:id="422" w:author="Joshua Cook" w:date="2021-02-15T13:48:00Z">
        <w:r w:rsidR="00D919B3">
          <w:t xml:space="preserve"> FDR-adjusted p-values</w:t>
        </w:r>
      </w:ins>
      <w:r w:rsidR="0080561A">
        <w:t>)</w:t>
      </w:r>
      <w:r w:rsidR="00715935">
        <w:t>.</w:t>
      </w:r>
    </w:p>
    <w:p w14:paraId="3FB56BFF" w14:textId="6C6A9436" w:rsidR="00E0297D" w:rsidRDefault="00FD56C1" w:rsidP="00063C5F">
      <w:pPr>
        <w:pStyle w:val="CaptionedFigure"/>
        <w:keepNext w:val="0"/>
        <w:widowControl w:val="0"/>
      </w:pPr>
      <w:bookmarkStart w:id="423"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23"/>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41681998"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24"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25"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26" w:name="fig:coad-dependency-main"/>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26"/>
    </w:p>
    <w:p w14:paraId="28D4E37B" w14:textId="5049E2DE"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27" w:author="Joshua Cook" w:date="2021-02-11T21:31:00Z">
        <w:r w:rsidR="00A669E9">
          <w:t>s</w:t>
        </w:r>
      </w:ins>
      <w:del w:id="428"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29"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DepMap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30" w:author="Joshua Cook" w:date="2021-02-11T21:32:00Z">
        <w:r w:rsidR="00FD56C1" w:rsidDel="00A669E9">
          <w:delText xml:space="preserve">pairwise </w:delText>
        </w:r>
      </w:del>
      <w:r w:rsidR="00FD56C1">
        <w:t>t-tests;</w:t>
      </w:r>
      <w:del w:id="431"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w:t>
      </w:r>
      <w:ins w:id="432" w:author="Joshua Cook" w:date="2021-02-15T13:47:00Z">
        <w:r w:rsidR="00CB2776">
          <w:t xml:space="preserve">FDR-adjusted </w:t>
        </w:r>
      </w:ins>
      <w:r w:rsidR="00FD56C1">
        <w:t>p-values</w:t>
      </w:r>
      <w:del w:id="433" w:author="Joshua Cook" w:date="2021-02-15T13:47:00Z">
        <w:r w:rsidR="00FD56C1" w:rsidDel="00CB2776">
          <w:delText xml:space="preserve"> were adjusted using the Benjamini-Hochberg FDR correction method</w:delText>
        </w:r>
      </w:del>
      <w:r w:rsidR="00FD56C1">
        <w:t>).</w:t>
      </w:r>
      <w:r w:rsidR="002950F8">
        <w:t xml:space="preserve"> </w:t>
      </w:r>
      <w:ins w:id="434" w:author="Park, Peter" w:date="2021-02-13T22:37:00Z">
        <w:r w:rsidR="004A2E7C">
          <w:t xml:space="preserve">For all </w:t>
        </w:r>
      </w:ins>
      <w:del w:id="435" w:author="Park, Peter" w:date="2021-02-13T22:37:00Z">
        <w:r w:rsidR="002950F8" w:rsidDel="004A2E7C">
          <w:delText xml:space="preserve">The </w:delText>
        </w:r>
      </w:del>
      <w:r w:rsidR="002950F8">
        <w:t xml:space="preserve">box </w:t>
      </w:r>
      <w:ins w:id="436" w:author="Park, Peter" w:date="2021-02-13T22:37:00Z">
        <w:r w:rsidR="004A2E7C">
          <w:t>plot</w:t>
        </w:r>
      </w:ins>
      <w:ins w:id="437" w:author="Park, Peter" w:date="2021-02-13T22:38:00Z">
        <w:r w:rsidR="004A2E7C">
          <w:t xml:space="preserve">s here and in other figures, 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w:t>
      </w:r>
      <w:ins w:id="438" w:author="Joshua Cook" w:date="2021-02-09T12:01:00Z">
        <w:r w:rsidR="008C32BD">
          <w:t xml:space="preserve"> from the median</w:t>
        </w:r>
      </w:ins>
      <w:r w:rsidR="002950F8">
        <w:t>.</w:t>
      </w:r>
    </w:p>
    <w:p w14:paraId="0A27A168" w14:textId="0FB701C8" w:rsidR="00E0297D" w:rsidRDefault="00FD56C1" w:rsidP="00063C5F">
      <w:pPr>
        <w:pStyle w:val="CaptionedFigure"/>
        <w:keepNext w:val="0"/>
        <w:widowControl w:val="0"/>
      </w:pPr>
      <w:bookmarkStart w:id="439"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39"/>
    </w:p>
    <w:p w14:paraId="2D67BD58" w14:textId="0C29B5F6"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 </w:t>
      </w:r>
    </w:p>
    <w:p w14:paraId="7FD79309" w14:textId="5D82CB67" w:rsidR="00E0297D" w:rsidRDefault="00FD56C1" w:rsidP="00063C5F">
      <w:pPr>
        <w:pStyle w:val="CaptionedFigure"/>
        <w:keepNext w:val="0"/>
        <w:widowControl w:val="0"/>
      </w:pPr>
      <w:bookmarkStart w:id="440"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40"/>
    </w:p>
    <w:p w14:paraId="419618AA" w14:textId="108F18E8"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41"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42" w:name="sfig:obs-vs-pred-supp"/>
      <w:r w:rsidR="002950F8">
        <w:t xml:space="preserve"> </w:t>
      </w:r>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42F79ED0"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43"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44"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del w:id="445" w:author="Park, Peter" w:date="2021-02-13T22:38:00Z">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1984BE7E"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46"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r w:rsidR="00933985" w:rsidDel="004A2E7C">
        <w:t xml:space="preserve"> </w:t>
      </w:r>
      <w:del w:id="447" w:author="Park, Peter" w:date="2021-02-13T22:39:00Z">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42"/>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48" w:author="Joshua Cook" w:date="2021-02-09T12:46:00Z">
        <w:r w:rsidR="00BC4F4E" w:rsidDel="00452A2D">
          <w:delText>▲</w:delText>
        </w:r>
      </w:del>
      <w:r w:rsidR="00BC4F4E">
        <w:t xml:space="preserve"> </w:t>
      </w:r>
      <w:ins w:id="449" w:author="Joshua Cook" w:date="2021-02-09T12:46:00Z">
        <w:r w:rsidR="00452A2D">
          <w:t xml:space="preserve">Triangles </w:t>
        </w:r>
      </w:ins>
      <w:r w:rsidR="00BC4F4E">
        <w:t>indicate</w:t>
      </w:r>
      <w:del w:id="450" w:author="Joshua Cook" w:date="2021-02-09T12:46:00Z">
        <w:r w:rsidR="00BC4F4E" w:rsidDel="00452A2D">
          <w:delText>s</w:delText>
        </w:r>
      </w:del>
      <w:r w:rsidR="00BC4F4E">
        <w:t xml:space="preserve"> rejection of the null hypothesis that the observed and predicted frequencies are the same (</w:t>
      </w:r>
      <w:del w:id="451" w:author="Joshua Cook" w:date="2021-02-09T12:46:00Z">
        <w:r w:rsidR="00BC4F4E" w:rsidDel="00452A2D">
          <w:delText>Chi</w:delText>
        </w:r>
      </w:del>
      <w:ins w:id="452" w:author="Joshua Cook" w:date="2021-02-11T21:45:00Z">
        <w:r w:rsidR="002C6836" w:rsidRPr="00933985">
          <w:rPr>
            <w:i/>
            <w:iCs/>
            <w:rPrChange w:id="453" w:author="Joshua Cook" w:date="2021-02-15T13:42:00Z">
              <w:rPr/>
            </w:rPrChange>
          </w:rPr>
          <w:t>χ</w:t>
        </w:r>
      </w:ins>
      <w:r w:rsidR="00BC4F4E">
        <w:t xml:space="preserve">-squared test, </w:t>
      </w:r>
      <w:r w:rsidR="00A32C46">
        <w:t xml:space="preserve">FDR-adjusted </w:t>
      </w:r>
      <w:r w:rsidR="00BC4F4E">
        <w:t>p</w:t>
      </w:r>
      <w:r w:rsidR="006A1AAC">
        <w:t>-value</w:t>
      </w:r>
      <w:r w:rsidR="00BC4F4E">
        <w:t xml:space="preserve"> &lt; 0.05). </w:t>
      </w:r>
      <w:del w:id="454" w:author="Joshua Cook" w:date="2021-02-09T12:46:00Z">
        <w:r w:rsidR="00BC4F4E" w:rsidDel="00452A2D">
          <w:delText>●</w:delText>
        </w:r>
      </w:del>
      <w:del w:id="455" w:author="Park, Peter" w:date="2021-02-13T22:39:00Z">
        <w:r w:rsidR="00BC4F4E" w:rsidDel="004A2E7C">
          <w:delText xml:space="preserve"> </w:delText>
        </w:r>
      </w:del>
      <w:ins w:id="456" w:author="Joshua Cook" w:date="2021-02-09T12:46:00Z">
        <w:r w:rsidR="00452A2D">
          <w:t xml:space="preserve">Circles </w:t>
        </w:r>
      </w:ins>
      <w:r w:rsidR="00BC4F4E">
        <w:t>indicate</w:t>
      </w:r>
      <w:del w:id="457" w:author="Joshua Cook" w:date="2021-02-09T12:46:00Z">
        <w:r w:rsidR="00BC4F4E" w:rsidDel="00452A2D">
          <w:delText>s</w:delText>
        </w:r>
      </w:del>
      <w:r w:rsidR="00BC4F4E">
        <w:t xml:space="preserve"> the failure to reject the null hypothesis (</w:t>
      </w:r>
      <w:del w:id="458" w:author="Joshua Cook" w:date="2021-02-09T12:47:00Z">
        <w:r w:rsidR="00BC4F4E" w:rsidDel="00452A2D">
          <w:delText>Chi</w:delText>
        </w:r>
      </w:del>
      <w:ins w:id="459" w:author="Joshua Cook" w:date="2021-02-09T12:47:00Z">
        <w:r w:rsidR="00452A2D" w:rsidRPr="00933985">
          <w:rPr>
            <w:i/>
            <w:iCs/>
            <w:rPrChange w:id="460" w:author="Joshua Cook" w:date="2021-02-15T13:42:00Z">
              <w:rPr/>
            </w:rPrChange>
          </w:rPr>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461"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61"/>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462"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62"/>
    </w:p>
    <w:p w14:paraId="4678F343" w14:textId="5C3282B5"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63" w:name="sfig:paad-comutation-network"/>
      <w:ins w:id="464" w:author="Joshua Cook" w:date="2021-02-10T10:54:00Z">
        <w:r w:rsidR="005C0007">
          <w:t xml:space="preserve"> </w:t>
        </w:r>
      </w:ins>
      <w:ins w:id="465" w:author="Joshua Cook" w:date="2021-02-14T10:02:00Z">
        <w:r w:rsidR="005D4D58">
          <w:rPr>
            <w:lang w:val="en-GB"/>
          </w:rPr>
          <w:t>n = 1,199 biologically i</w:t>
        </w:r>
      </w:ins>
      <w:ins w:id="466" w:author="Joshua Cook" w:date="2021-02-14T10:03:00Z">
        <w:r w:rsidR="005D4D58">
          <w:rPr>
            <w:lang w:val="en-GB"/>
          </w:rPr>
          <w:t>ndependent MM tumor samples.</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63"/>
    </w:p>
    <w:p w14:paraId="4613684C" w14:textId="40EC1385"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467"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468" w:author="Joshua Cook" w:date="2021-02-11T21:49:00Z">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469"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469"/>
    </w:p>
    <w:p w14:paraId="77CE7B9B" w14:textId="79C71333"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470" w:name="sfig:paad-dependency-heatmap"/>
      <w:ins w:id="471" w:author="Joshua Cook" w:date="2021-02-10T10:54:00Z">
        <w:r w:rsidR="005C0007">
          <w:t xml:space="preserve"> </w:t>
        </w:r>
      </w:ins>
      <w:del w:id="472"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470"/>
    </w:p>
    <w:p w14:paraId="4ED3E4B7" w14:textId="5BB59CC5"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DepMap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473" w:author="Joshua Cook" w:date="2021-02-11T21:53:00Z">
        <w:r w:rsidR="00FD56C1" w:rsidRPr="00BC4F4E" w:rsidDel="00A147C9">
          <w:delText xml:space="preserve">pairwise </w:delText>
        </w:r>
      </w:del>
      <w:r w:rsidR="00FD56C1" w:rsidRPr="00BC4F4E">
        <w:rPr>
          <w:i/>
        </w:rPr>
        <w:t>t</w:t>
      </w:r>
      <w:r w:rsidR="00FD56C1" w:rsidRPr="00BC4F4E">
        <w:t xml:space="preserve">-tests; </w:t>
      </w:r>
      <w:del w:id="474" w:author="Joshua Cook" w:date="2021-02-09T12:48:00Z">
        <w:r w:rsidR="00FD56C1" w:rsidRPr="00BC4F4E" w:rsidDel="00542818">
          <w:delText xml:space="preserve">*: p &lt; 0.05, **: p &lt; 0.01, ***: p &lt; 0.001; </w:delText>
        </w:r>
      </w:del>
      <w:ins w:id="475" w:author="Joshua Cook" w:date="2021-02-15T13:45:00Z">
        <w:r w:rsidR="00933985">
          <w:t xml:space="preserve">FDR-adjusted </w:t>
        </w:r>
      </w:ins>
      <w:r w:rsidR="00FD56C1" w:rsidRPr="00BC4F4E">
        <w:t>p-values</w:t>
      </w:r>
      <w:del w:id="476" w:author="Joshua Cook" w:date="2021-02-15T13:45:00Z">
        <w:r w:rsidR="00FD56C1" w:rsidRPr="00BC4F4E" w:rsidDel="00933985">
          <w:delText xml:space="preserve"> were adjusted using the Benjamini-Hochberg FDR correction method</w:delText>
        </w:r>
      </w:del>
      <w:r w:rsidR="00FD56C1" w:rsidRPr="00BC4F4E">
        <w:t>).</w:t>
      </w:r>
      <w:bookmarkStart w:id="477" w:name="ref-Simanshu2017"/>
      <w:bookmarkStart w:id="478" w:name="refs"/>
      <w:r w:rsidR="00B67851">
        <w:t xml:space="preserve"> </w:t>
      </w:r>
      <w:r>
        <w:br w:type="page"/>
      </w:r>
    </w:p>
    <w:sdt>
      <w:sdtPr>
        <w:tag w:val="MENDELEY_BIBLIOGRAPHY"/>
        <w:id w:val="947668610"/>
        <w:placeholder>
          <w:docPart w:val="DefaultPlaceholder_-1854013440"/>
        </w:placeholder>
      </w:sdtPr>
      <w:sdtEndPr/>
      <w:sdtContent>
        <w:p w14:paraId="22F3CD05" w14:textId="77777777" w:rsidR="006E7FBF" w:rsidRDefault="006E7FBF">
          <w:pPr>
            <w:autoSpaceDE w:val="0"/>
            <w:autoSpaceDN w:val="0"/>
            <w:ind w:hanging="640"/>
            <w:divId w:val="2100058055"/>
            <w:rPr>
              <w:rFonts w:eastAsia="Times New Roman"/>
            </w:rPr>
          </w:pPr>
          <w:r>
            <w:rPr>
              <w:rFonts w:eastAsia="Times New Roman"/>
            </w:rPr>
            <w:t xml:space="preserve">1.         Simanshu, D. K., Nissley,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 xml:space="preserve">7.         Barbacid, M. ras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Ikura, M. NMR-based functional profiling of RASopathies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ras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 xml:space="preserve">11.        Edkins,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 xml:space="preserve">12.        Janakiraman,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Kras-driven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Macropinocytosis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 xml:space="preserve">16.        Kovalski,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 xml:space="preserve">17.        Ihle,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 xml:space="preserve">18.        Spoerner, M., Wittinghofer, A. &amp; Kalbitzer,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Ikura,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 xml:space="preserve">20.        Pantsar,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r>
            <w:rPr>
              <w:rFonts w:eastAsia="Times New Roman"/>
              <w:i/>
              <w:iCs/>
            </w:rPr>
            <w:t>PLoS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Roock,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 xml:space="preserve">23.        Rabara,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 xml:space="preserve">24.        Zafra,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 xml:space="preserve">25.        Bournet,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 xml:space="preserve">26.        Alexandrov,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 xml:space="preserve">27.        Alexandrov,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 xml:space="preserve">28.        Alexandrov,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 xml:space="preserve">29.        Viel, A. </w:t>
          </w:r>
          <w:r>
            <w:rPr>
              <w:rFonts w:eastAsia="Times New Roman"/>
              <w:i/>
              <w:iCs/>
            </w:rPr>
            <w:t>et al.</w:t>
          </w:r>
          <w:r>
            <w:rPr>
              <w:rFonts w:eastAsia="Times New Roman"/>
            </w:rPr>
            <w:t xml:space="preserve"> A Specific Mutational Signature Associated with DNA 8-Oxoguanine Persistence in MUTYH-defective Colorectal Cancer. </w:t>
          </w:r>
          <w:r>
            <w:rPr>
              <w:rFonts w:eastAsia="Times New Roman"/>
              <w:i/>
              <w:iCs/>
            </w:rPr>
            <w:t>EBioMedicine</w:t>
          </w:r>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 xml:space="preserve">30.        Pilati,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 xml:space="preserve">32.        Petljak, M. &amp; Alexandrov,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 xml:space="preserve">33.        Tomkova, M., Tomek, J., Kriaucionis, S. &amp; Schuster-Böckler,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Wnt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 xml:space="preserve">35.        Unni, A. M., Lockwood, W. W., Zejnullahu, K., Lee-Lin, S.-Q. &amp; Varmus, H. Evidence that synthetic lethality underlies the mutual exclusivity of oncogenic KRAS and EGFR mutations in lung adenocarcinoma. </w:t>
          </w:r>
          <w:r>
            <w:rPr>
              <w:rFonts w:eastAsia="Times New Roman"/>
              <w:i/>
              <w:iCs/>
            </w:rPr>
            <w:t>eLife</w:t>
          </w:r>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 xml:space="preserve">36.        Ambrogio, C., Barbacid, M. &amp; Santamaría,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 xml:space="preserve">37.        Leiserson,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 xml:space="preserve">38.        Kanehisa, M., Furumichi, M., Tanabe, M., Sato, Y. &amp; Morishima,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 xml:space="preserve">39.        Sondka,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Apc, Kras,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 xml:space="preserve">41.        Jauhri,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r>
            <w:rPr>
              <w:rFonts w:eastAsia="Times New Roman"/>
              <w:i/>
              <w:iCs/>
            </w:rPr>
            <w:t>Tumour biology : the journal of the International Society for Oncodevelopmental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signalling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 xml:space="preserve">44.        Cisowski, J., Sayin, V. I., Liu, M., Karlsson, C. &amp; Bergo,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 xml:space="preserve">48.        Yeang,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 xml:space="preserve">50.        Roose, J. &amp; Clevers, H. TCF transcription factors: molecular switches in carcinogenesis. </w:t>
          </w:r>
          <w:r>
            <w:rPr>
              <w:rFonts w:eastAsia="Times New Roman"/>
              <w:i/>
              <w:iCs/>
            </w:rPr>
            <w:t>Biochimica et biophysica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Wetering,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 xml:space="preserve">53.        Grohmann, A., Tanneberger, K., Alzner, A., Schneikert,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 xml:space="preserve">54.        Tanneberger, K. </w:t>
          </w:r>
          <w:r>
            <w:rPr>
              <w:rFonts w:eastAsia="Times New Roman"/>
              <w:i/>
              <w:iCs/>
            </w:rPr>
            <w:t>et al.</w:t>
          </w:r>
          <w:r>
            <w:rPr>
              <w:rFonts w:eastAsia="Times New Roman"/>
            </w:rPr>
            <w:t xml:space="preserve"> Structural and functional characterization of the Wnt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 xml:space="preserve">55.        Lohr,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 xml:space="preserve">56.        Bolli,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 xml:space="preserve">59.        Giacomelli,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 xml:space="preserve">60.        Bouaoun,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edmond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 xml:space="preserve">64.        Tsherniak,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 xml:space="preserve">67.        Monastyrskaya,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 xml:space="preserve">68.        Franchini, C., Fontana, F., Minuzzo, M., Babbio, F. &amp; Privitera,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 xml:space="preserve">72.        Barlat,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Kaelin,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 xml:space="preserve">76.        Vaser, R., Adusumalli, S., Leng, S. N., Sikic,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 xml:space="preserve">77.        Adzhubei,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Tumours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 xml:space="preserve">82.        Dagogo-Jack,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cBioPortal.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 xml:space="preserve">86.        Cerami, E. </w:t>
          </w:r>
          <w:r>
            <w:rPr>
              <w:rFonts w:eastAsia="Times New Roman"/>
              <w:i/>
              <w:iCs/>
            </w:rPr>
            <w:t>et al.</w:t>
          </w:r>
          <w:r>
            <w:rPr>
              <w:rFonts w:eastAsia="Times New Roman"/>
            </w:rPr>
            <w:t xml:space="preserve"> The cBio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 xml:space="preserve">92.        GTEx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 xml:space="preserve">93.        Uhlén,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Meernik, C., Jeon, J. &amp; Cote, M. L. Lung cancer incidence trends by gender, race and histology in the United States, 1973-2010. </w:t>
          </w:r>
          <w:r>
            <w:rPr>
              <w:rFonts w:eastAsia="Times New Roman"/>
              <w:i/>
              <w:iCs/>
            </w:rPr>
            <w:t>PloS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 xml:space="preserve">96.        Alexandrov,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 xml:space="preserve">99.        Gulhan, D. C., Lee, J. J.-K., Melloni, G. E. M., Cortés-Ciriano,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Jawaid, W. enrichR: Provides an R Interface to “Enrichr.”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Enrichr: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(Centrum voor Wiskunde en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477"/>
    <w:bookmarkEnd w:id="478"/>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3" w:author="Joshua Cook" w:date="2021-02-09T12:42:00Z" w:initials="JHC">
    <w:p w14:paraId="6014AB9D" w14:textId="320E2353" w:rsidR="004B278D" w:rsidRDefault="004B278D">
      <w:pPr>
        <w:pStyle w:val="CommentText"/>
      </w:pPr>
      <w:r>
        <w:rPr>
          <w:rStyle w:val="CommentReference"/>
        </w:rPr>
        <w:annotationRef/>
      </w:r>
      <w:r>
        <w:t>Insert DOI after release</w:t>
      </w:r>
    </w:p>
  </w:comment>
  <w:comment w:id="386" w:author="Joshua Cook" w:date="2021-02-11T06:28:00Z" w:initials="JHC">
    <w:p w14:paraId="75BE5582" w14:textId="14A3C13A" w:rsidR="004B278D" w:rsidRDefault="004B278D">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14AB9D" w15:done="0"/>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01C0" w16cex:dateUtc="2021-02-09T17:42:00Z"/>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14AB9D" w16cid:durableId="23CD01C0"/>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1C8CE" w14:textId="77777777" w:rsidR="00E24552" w:rsidRDefault="00E24552">
      <w:pPr>
        <w:spacing w:after="0"/>
      </w:pPr>
      <w:r>
        <w:separator/>
      </w:r>
    </w:p>
  </w:endnote>
  <w:endnote w:type="continuationSeparator" w:id="0">
    <w:p w14:paraId="02DEB134" w14:textId="77777777" w:rsidR="00E24552" w:rsidRDefault="00E245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4B278D" w:rsidRDefault="004B278D"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4B278D" w:rsidRDefault="004B278D"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89C7D7" w14:textId="77777777" w:rsidR="00E24552" w:rsidRDefault="00E24552">
      <w:r>
        <w:separator/>
      </w:r>
    </w:p>
  </w:footnote>
  <w:footnote w:type="continuationSeparator" w:id="0">
    <w:p w14:paraId="2E714CA7" w14:textId="77777777" w:rsidR="00E24552" w:rsidRDefault="00E24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38EE"/>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5CC7"/>
    <w:rsid w:val="0083259D"/>
    <w:rsid w:val="00833879"/>
    <w:rsid w:val="00840640"/>
    <w:rsid w:val="00857FB7"/>
    <w:rsid w:val="00884AA3"/>
    <w:rsid w:val="008B6610"/>
    <w:rsid w:val="008C32BD"/>
    <w:rsid w:val="008C5C17"/>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3787"/>
    <w:rsid w:val="00DC55B1"/>
    <w:rsid w:val="00DD42B3"/>
    <w:rsid w:val="00DE544F"/>
    <w:rsid w:val="00DF3C8D"/>
    <w:rsid w:val="00E0297D"/>
    <w:rsid w:val="00E0333C"/>
    <w:rsid w:val="00E064F3"/>
    <w:rsid w:val="00E17696"/>
    <w:rsid w:val="00E24552"/>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C1561"/>
    <w:rsid w:val="00241CC9"/>
    <w:rsid w:val="00242344"/>
    <w:rsid w:val="0026096F"/>
    <w:rsid w:val="002F49E1"/>
    <w:rsid w:val="002F634A"/>
    <w:rsid w:val="003320CB"/>
    <w:rsid w:val="00345E44"/>
    <w:rsid w:val="00385962"/>
    <w:rsid w:val="003B73E8"/>
    <w:rsid w:val="003E0095"/>
    <w:rsid w:val="00434A33"/>
    <w:rsid w:val="00492FF4"/>
    <w:rsid w:val="004E4888"/>
    <w:rsid w:val="005228C3"/>
    <w:rsid w:val="0056773F"/>
    <w:rsid w:val="005A0CAD"/>
    <w:rsid w:val="005B5F8A"/>
    <w:rsid w:val="005C0464"/>
    <w:rsid w:val="005E7E0B"/>
    <w:rsid w:val="00614DBC"/>
    <w:rsid w:val="006955CC"/>
    <w:rsid w:val="006C6A0B"/>
    <w:rsid w:val="006D3FE1"/>
    <w:rsid w:val="007112AB"/>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14CA5"/>
    <w:rsid w:val="00B514F2"/>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514F2"/>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54</Pages>
  <Words>13481</Words>
  <Characters>76843</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19</cp:revision>
  <dcterms:created xsi:type="dcterms:W3CDTF">2021-02-14T03:31:00Z</dcterms:created>
  <dcterms:modified xsi:type="dcterms:W3CDTF">2021-02-15T20:00:00Z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